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E7E5D">
      <w:pPr>
        <w:pStyle w:val="53"/>
        <w:spacing w:before="240"/>
      </w:pPr>
      <w:bookmarkStart w:id="0" w:name="_Toc232254536"/>
      <w:bookmarkStart w:id="1" w:name="_Toc232418141"/>
      <w:bookmarkStart w:id="2" w:name="_Toc232421487"/>
      <w:bookmarkStart w:id="3" w:name="_Toc232421935"/>
      <w:bookmarkStart w:id="4" w:name="_Toc232255032"/>
      <w:bookmarkStart w:id="5" w:name="_Toc232254470"/>
      <w:bookmarkStart w:id="6" w:name="_Toc232444313"/>
      <w:bookmarkStart w:id="7" w:name="_Toc232344531"/>
      <w:bookmarkStart w:id="8" w:name="_Toc232421791"/>
      <w:bookmarkStart w:id="9" w:name="_Toc232545654"/>
      <w:bookmarkStart w:id="10" w:name="_Toc232449459"/>
      <w:r>
        <w:rPr>
          <w:w w:val="85"/>
        </w:rPr>
        <w:t>多类型地下空间CO₂/H₂安全储用关键技术与AI数字化平台</w:t>
      </w:r>
      <w:r>
        <w:rPr>
          <w:w w:val="85"/>
        </w:rPr>
        <w:br w:type="textWrapping"/>
      </w:r>
      <w:r>
        <w:rPr>
          <w:rFonts w:hint="eastAsia"/>
          <w:w w:val="85"/>
        </w:rPr>
        <w:t>——</w:t>
      </w:r>
      <w:r>
        <w:rPr>
          <w:w w:val="85"/>
        </w:rPr>
        <w:t>中俄伊金砖国家联合研究</w:t>
      </w:r>
      <w:bookmarkEnd w:id="0"/>
      <w:bookmarkEnd w:id="1"/>
      <w:bookmarkEnd w:id="2"/>
      <w:bookmarkEnd w:id="3"/>
      <w:bookmarkEnd w:id="4"/>
      <w:bookmarkEnd w:id="5"/>
      <w:bookmarkEnd w:id="6"/>
      <w:bookmarkEnd w:id="7"/>
      <w:bookmarkEnd w:id="8"/>
      <w:bookmarkEnd w:id="9"/>
      <w:bookmarkEnd w:id="10"/>
      <w:r>
        <w:rPr>
          <w:w w:val="85"/>
        </w:rPr>
        <w:fldChar w:fldCharType="begin"/>
      </w:r>
      <w:r>
        <w:rPr>
          <w:w w:val="85"/>
        </w:rPr>
        <w:instrText xml:space="preserve"> TOC \o "1-2" \h \z \u </w:instrText>
      </w:r>
      <w:r>
        <w:rPr>
          <w:w w:val="85"/>
        </w:rPr>
        <w:fldChar w:fldCharType="separate"/>
      </w:r>
    </w:p>
    <w:p w14:paraId="6D84B244">
      <w:pPr>
        <w:pStyle w:val="18"/>
        <w:rPr>
          <w:rFonts w:asciiTheme="minorHAnsi" w:hAnsiTheme="minorHAnsi" w:eastAsiaTheme="minorEastAsia"/>
          <w:b w:val="0"/>
          <w:sz w:val="22"/>
          <w:szCs w:val="24"/>
          <w14:ligatures w14:val="standardContextual"/>
        </w:rPr>
      </w:pPr>
      <w:r>
        <w:fldChar w:fldCharType="begin"/>
      </w:r>
      <w:r>
        <w:instrText xml:space="preserve"> HYPERLINK \l "_Toc232545655" </w:instrText>
      </w:r>
      <w:r>
        <w:fldChar w:fldCharType="separate"/>
      </w:r>
      <w:r>
        <w:rPr>
          <w:rStyle w:val="30"/>
        </w:rPr>
        <w:t>第一部分  合作背景及现状分析</w:t>
      </w:r>
      <w:r>
        <w:rPr>
          <w:rFonts w:hint="eastAsia"/>
        </w:rPr>
        <w:tab/>
      </w:r>
      <w:r>
        <w:rPr>
          <w:rFonts w:hint="eastAsia"/>
        </w:rPr>
        <w:fldChar w:fldCharType="begin"/>
      </w:r>
      <w:r>
        <w:rPr>
          <w:rFonts w:hint="eastAsia"/>
        </w:rPr>
        <w:instrText xml:space="preserve"> </w:instrText>
      </w:r>
      <w:r>
        <w:instrText xml:space="preserve">PAGEREF _Toc232545655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6B7D105">
      <w:pPr>
        <w:pStyle w:val="18"/>
        <w:rPr>
          <w:rFonts w:asciiTheme="minorHAnsi" w:hAnsiTheme="minorHAnsi" w:eastAsiaTheme="minorEastAsia"/>
          <w:b w:val="0"/>
          <w:sz w:val="22"/>
          <w:szCs w:val="24"/>
          <w14:ligatures w14:val="standardContextual"/>
        </w:rPr>
      </w:pPr>
      <w:r>
        <w:fldChar w:fldCharType="begin"/>
      </w:r>
      <w:r>
        <w:instrText xml:space="preserve"> HYPERLINK \l "_Toc232545656" </w:instrText>
      </w:r>
      <w:r>
        <w:fldChar w:fldCharType="separate"/>
      </w:r>
      <w:r>
        <w:rPr>
          <w:rStyle w:val="30"/>
        </w:rPr>
        <w:t>一、 项目的研究背景与国外研究现状及趋势</w:t>
      </w:r>
      <w:r>
        <w:rPr>
          <w:rFonts w:hint="eastAsia"/>
        </w:rPr>
        <w:tab/>
      </w:r>
      <w:r>
        <w:rPr>
          <w:rFonts w:hint="eastAsia"/>
        </w:rPr>
        <w:fldChar w:fldCharType="begin"/>
      </w:r>
      <w:r>
        <w:rPr>
          <w:rFonts w:hint="eastAsia"/>
        </w:rPr>
        <w:instrText xml:space="preserve"> </w:instrText>
      </w:r>
      <w:r>
        <w:instrText xml:space="preserve">PAGEREF _Toc232545656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4DA591A">
      <w:pPr>
        <w:pStyle w:val="18"/>
        <w:rPr>
          <w:rFonts w:asciiTheme="minorHAnsi" w:hAnsiTheme="minorHAnsi" w:eastAsiaTheme="minorEastAsia"/>
          <w:b w:val="0"/>
          <w:sz w:val="22"/>
          <w:szCs w:val="24"/>
          <w14:ligatures w14:val="standardContextual"/>
        </w:rPr>
      </w:pPr>
      <w:r>
        <w:fldChar w:fldCharType="begin"/>
      </w:r>
      <w:r>
        <w:instrText xml:space="preserve"> HYPERLINK \l "_Toc232545657" </w:instrText>
      </w:r>
      <w:r>
        <w:fldChar w:fldCharType="separate"/>
      </w:r>
      <w:r>
        <w:rPr>
          <w:rStyle w:val="30"/>
        </w:rPr>
        <w:t>二、 合作必要性及互补性</w:t>
      </w:r>
      <w:r>
        <w:rPr>
          <w:rFonts w:hint="eastAsia"/>
        </w:rPr>
        <w:tab/>
      </w:r>
      <w:r>
        <w:rPr>
          <w:rFonts w:hint="eastAsia"/>
        </w:rPr>
        <w:fldChar w:fldCharType="begin"/>
      </w:r>
      <w:r>
        <w:rPr>
          <w:rFonts w:hint="eastAsia"/>
        </w:rPr>
        <w:instrText xml:space="preserve"> </w:instrText>
      </w:r>
      <w:r>
        <w:instrText xml:space="preserve">PAGEREF _Toc232545657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798FB55">
      <w:pPr>
        <w:pStyle w:val="18"/>
        <w:rPr>
          <w:rFonts w:asciiTheme="minorHAnsi" w:hAnsiTheme="minorHAnsi" w:eastAsiaTheme="minorEastAsia"/>
          <w:b w:val="0"/>
          <w:sz w:val="22"/>
          <w:szCs w:val="24"/>
          <w14:ligatures w14:val="standardContextual"/>
        </w:rPr>
      </w:pPr>
      <w:r>
        <w:fldChar w:fldCharType="begin"/>
      </w:r>
      <w:r>
        <w:instrText xml:space="preserve"> HYPERLINK \l "_Toc232545658" </w:instrText>
      </w:r>
      <w:r>
        <w:fldChar w:fldCharType="separate"/>
      </w:r>
      <w:r>
        <w:rPr>
          <w:rStyle w:val="30"/>
        </w:rPr>
        <w:t>三、 合作基础</w:t>
      </w:r>
      <w:r>
        <w:rPr>
          <w:rFonts w:hint="eastAsia"/>
        </w:rPr>
        <w:tab/>
      </w:r>
      <w:r>
        <w:rPr>
          <w:rFonts w:hint="eastAsia"/>
        </w:rPr>
        <w:fldChar w:fldCharType="begin"/>
      </w:r>
      <w:r>
        <w:rPr>
          <w:rFonts w:hint="eastAsia"/>
        </w:rPr>
        <w:instrText xml:space="preserve"> </w:instrText>
      </w:r>
      <w:r>
        <w:instrText xml:space="preserve">PAGEREF _Toc232545658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2EED141">
      <w:pPr>
        <w:pStyle w:val="18"/>
        <w:rPr>
          <w:rFonts w:asciiTheme="minorHAnsi" w:hAnsiTheme="minorHAnsi" w:eastAsiaTheme="minorEastAsia"/>
          <w:b w:val="0"/>
          <w:sz w:val="22"/>
          <w:szCs w:val="24"/>
          <w14:ligatures w14:val="standardContextual"/>
        </w:rPr>
      </w:pPr>
      <w:r>
        <w:fldChar w:fldCharType="begin"/>
      </w:r>
      <w:r>
        <w:instrText xml:space="preserve"> HYPERLINK \l "_Toc232545659" </w:instrText>
      </w:r>
      <w:r>
        <w:fldChar w:fldCharType="separate"/>
      </w:r>
      <w:r>
        <w:rPr>
          <w:rStyle w:val="30"/>
        </w:rPr>
        <w:t>第二部分  研究目标及内容</w:t>
      </w:r>
      <w:r>
        <w:rPr>
          <w:rFonts w:hint="eastAsia"/>
        </w:rPr>
        <w:tab/>
      </w:r>
      <w:r>
        <w:rPr>
          <w:rFonts w:hint="eastAsia"/>
        </w:rPr>
        <w:fldChar w:fldCharType="begin"/>
      </w:r>
      <w:r>
        <w:rPr>
          <w:rFonts w:hint="eastAsia"/>
        </w:rPr>
        <w:instrText xml:space="preserve"> </w:instrText>
      </w:r>
      <w:r>
        <w:instrText xml:space="preserve">PAGEREF _Toc232545659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EDEA199">
      <w:pPr>
        <w:pStyle w:val="18"/>
        <w:rPr>
          <w:rFonts w:asciiTheme="minorHAnsi" w:hAnsiTheme="minorHAnsi" w:eastAsiaTheme="minorEastAsia"/>
          <w:b w:val="0"/>
          <w:sz w:val="22"/>
          <w:szCs w:val="24"/>
          <w14:ligatures w14:val="standardContextual"/>
        </w:rPr>
      </w:pPr>
      <w:r>
        <w:fldChar w:fldCharType="begin"/>
      </w:r>
      <w:r>
        <w:instrText xml:space="preserve"> HYPERLINK \l "_Toc232545660" </w:instrText>
      </w:r>
      <w:r>
        <w:fldChar w:fldCharType="separate"/>
      </w:r>
      <w:r>
        <w:rPr>
          <w:rStyle w:val="30"/>
        </w:rPr>
        <w:t>一、 项目目标及考核指标</w:t>
      </w:r>
      <w:r>
        <w:rPr>
          <w:rFonts w:hint="eastAsia"/>
        </w:rPr>
        <w:tab/>
      </w:r>
      <w:r>
        <w:rPr>
          <w:rFonts w:hint="eastAsia"/>
        </w:rPr>
        <w:fldChar w:fldCharType="begin"/>
      </w:r>
      <w:r>
        <w:rPr>
          <w:rFonts w:hint="eastAsia"/>
        </w:rPr>
        <w:instrText xml:space="preserve"> </w:instrText>
      </w:r>
      <w:r>
        <w:instrText xml:space="preserve">PAGEREF _Toc232545660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DEA5581">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"_Toc232545661" </w:instrText>
      </w:r>
      <w:r>
        <w:fldChar w:fldCharType="separate"/>
      </w:r>
      <w:r>
        <w:rPr>
          <w:rStyle w:val="30"/>
        </w:rPr>
        <w:t>（一） 申报项目与所属指南方向的关联关系</w:t>
      </w:r>
      <w:r>
        <w:rPr>
          <w:rFonts w:hint="eastAsia"/>
        </w:rPr>
        <w:tab/>
      </w:r>
      <w:r>
        <w:rPr>
          <w:rFonts w:hint="eastAsia"/>
        </w:rPr>
        <w:fldChar w:fldCharType="begin"/>
      </w:r>
      <w:r>
        <w:rPr>
          <w:rFonts w:hint="eastAsia"/>
        </w:rPr>
        <w:instrText xml:space="preserve"> </w:instrText>
      </w:r>
      <w:r>
        <w:instrText xml:space="preserve">PAGEREF _Toc232545661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1DF176C">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"_Toc232545662" </w:instrText>
      </w:r>
      <w:r>
        <w:fldChar w:fldCharType="separate"/>
      </w:r>
      <w:r>
        <w:rPr>
          <w:rStyle w:val="30"/>
        </w:rPr>
        <w:t>（二） 项目目标及考核指标、考核方式/方法</w:t>
      </w:r>
      <w:r>
        <w:rPr>
          <w:rFonts w:hint="eastAsia"/>
        </w:rPr>
        <w:tab/>
      </w:r>
      <w:r>
        <w:rPr>
          <w:rFonts w:hint="eastAsia"/>
        </w:rPr>
        <w:fldChar w:fldCharType="begin"/>
      </w:r>
      <w:r>
        <w:rPr>
          <w:rFonts w:hint="eastAsia"/>
        </w:rPr>
        <w:instrText xml:space="preserve"> </w:instrText>
      </w:r>
      <w:r>
        <w:instrText xml:space="preserve">PAGEREF _Toc232545662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69250BE">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"_Toc232545663" </w:instrText>
      </w:r>
      <w:r>
        <w:fldChar w:fldCharType="separate"/>
      </w:r>
      <w:r>
        <w:rPr>
          <w:rStyle w:val="30"/>
        </w:rPr>
        <w:t>（三） 项目预期成果的呈现形式及描述</w:t>
      </w:r>
      <w:r>
        <w:rPr>
          <w:rFonts w:hint="eastAsia"/>
        </w:rPr>
        <w:tab/>
      </w:r>
      <w:r>
        <w:rPr>
          <w:rFonts w:hint="eastAsia"/>
        </w:rPr>
        <w:fldChar w:fldCharType="begin"/>
      </w:r>
      <w:r>
        <w:rPr>
          <w:rFonts w:hint="eastAsia"/>
        </w:rPr>
        <w:instrText xml:space="preserve"> </w:instrText>
      </w:r>
      <w:r>
        <w:instrText xml:space="preserve">PAGEREF _Toc232545663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6305FF1">
      <w:pPr>
        <w:pStyle w:val="18"/>
        <w:rPr>
          <w:rFonts w:asciiTheme="minorHAnsi" w:hAnsiTheme="minorHAnsi" w:eastAsiaTheme="minorEastAsia"/>
          <w:b w:val="0"/>
          <w:sz w:val="22"/>
          <w:szCs w:val="24"/>
          <w14:ligatures w14:val="standardContextual"/>
        </w:rPr>
      </w:pPr>
      <w:r>
        <w:fldChar w:fldCharType="begin"/>
      </w:r>
      <w:r>
        <w:instrText xml:space="preserve"> HYPERLINK \l "_Toc232545664" </w:instrText>
      </w:r>
      <w:r>
        <w:fldChar w:fldCharType="separate"/>
      </w:r>
      <w:r>
        <w:rPr>
          <w:rStyle w:val="30"/>
        </w:rPr>
        <w:t>二、 项目研究内容、合作方案、研究方法及技术路线</w:t>
      </w:r>
      <w:r>
        <w:rPr>
          <w:rFonts w:hint="eastAsia"/>
        </w:rPr>
        <w:tab/>
      </w:r>
      <w:r>
        <w:rPr>
          <w:rFonts w:hint="eastAsia"/>
        </w:rPr>
        <w:fldChar w:fldCharType="begin"/>
      </w:r>
      <w:r>
        <w:rPr>
          <w:rFonts w:hint="eastAsia"/>
        </w:rPr>
        <w:instrText xml:space="preserve"> </w:instrText>
      </w:r>
      <w:r>
        <w:instrText xml:space="preserve">PAGEREF _Toc232545664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8DD6F00">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"_Toc232545665" </w:instrText>
      </w:r>
      <w:r>
        <w:fldChar w:fldCharType="separate"/>
      </w:r>
      <w:r>
        <w:rPr>
          <w:rStyle w:val="30"/>
        </w:rPr>
        <w:t>（一） 项目的主要研究内容</w:t>
      </w:r>
      <w:r>
        <w:rPr>
          <w:rFonts w:hint="eastAsia"/>
        </w:rPr>
        <w:tab/>
      </w:r>
      <w:r>
        <w:rPr>
          <w:rFonts w:hint="eastAsia"/>
        </w:rPr>
        <w:fldChar w:fldCharType="begin"/>
      </w:r>
      <w:r>
        <w:rPr>
          <w:rFonts w:hint="eastAsia"/>
        </w:rPr>
        <w:instrText xml:space="preserve"> </w:instrText>
      </w:r>
      <w:r>
        <w:instrText xml:space="preserve">PAGEREF _Toc232545665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1F833A8">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"_Toc232545666" </w:instrText>
      </w:r>
      <w:r>
        <w:fldChar w:fldCharType="separate"/>
      </w:r>
      <w:r>
        <w:rPr>
          <w:rStyle w:val="30"/>
        </w:rPr>
        <w:t>（二） 项目合作方案</w:t>
      </w:r>
      <w:r>
        <w:rPr>
          <w:rFonts w:hint="eastAsia"/>
        </w:rPr>
        <w:tab/>
      </w:r>
      <w:r>
        <w:rPr>
          <w:rFonts w:hint="eastAsia"/>
        </w:rPr>
        <w:fldChar w:fldCharType="begin"/>
      </w:r>
      <w:r>
        <w:rPr>
          <w:rFonts w:hint="eastAsia"/>
        </w:rPr>
        <w:instrText xml:space="preserve"> </w:instrText>
      </w:r>
      <w:r>
        <w:instrText xml:space="preserve">PAGEREF _Toc232545666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9E29A02">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"_Toc232545667" </w:instrText>
      </w:r>
      <w:r>
        <w:fldChar w:fldCharType="separate"/>
      </w:r>
      <w:r>
        <w:rPr>
          <w:rStyle w:val="30"/>
        </w:rPr>
        <w:t>（三） 项目拟采取的研究方法及技术路线</w:t>
      </w:r>
      <w:r>
        <w:rPr>
          <w:rFonts w:hint="eastAsia"/>
        </w:rPr>
        <w:tab/>
      </w:r>
      <w:r>
        <w:rPr>
          <w:rFonts w:hint="eastAsia"/>
        </w:rPr>
        <w:fldChar w:fldCharType="begin"/>
      </w:r>
      <w:r>
        <w:rPr>
          <w:rFonts w:hint="eastAsia"/>
        </w:rPr>
        <w:instrText xml:space="preserve"> </w:instrText>
      </w:r>
      <w:r>
        <w:instrText xml:space="preserve">PAGEREF _Toc232545667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53B20CE">
      <w:pPr>
        <w:pStyle w:val="18"/>
        <w:rPr>
          <w:rFonts w:asciiTheme="minorHAnsi" w:hAnsiTheme="minorHAnsi" w:eastAsiaTheme="minorEastAsia"/>
          <w:b w:val="0"/>
          <w:sz w:val="22"/>
          <w:szCs w:val="24"/>
          <w14:ligatures w14:val="standardContextual"/>
        </w:rPr>
      </w:pPr>
      <w:r>
        <w:fldChar w:fldCharType="begin"/>
      </w:r>
      <w:r>
        <w:instrText xml:space="preserve"> HYPERLINK \l "_Toc232545668" </w:instrText>
      </w:r>
      <w:r>
        <w:fldChar w:fldCharType="separate"/>
      </w:r>
      <w:r>
        <w:rPr>
          <w:rStyle w:val="30"/>
        </w:rPr>
        <w:t>三、 任务分解方案</w:t>
      </w:r>
      <w:r>
        <w:rPr>
          <w:rFonts w:hint="eastAsia"/>
        </w:rPr>
        <w:tab/>
      </w:r>
      <w:r>
        <w:rPr>
          <w:rFonts w:hint="eastAsia"/>
        </w:rPr>
        <w:fldChar w:fldCharType="begin"/>
      </w:r>
      <w:r>
        <w:rPr>
          <w:rFonts w:hint="eastAsia"/>
        </w:rPr>
        <w:instrText xml:space="preserve"> </w:instrText>
      </w:r>
      <w:r>
        <w:instrText xml:space="preserve">PAGEREF _Toc232545668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8667620">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"_Toc232545669" </w:instrText>
      </w:r>
      <w:r>
        <w:fldChar w:fldCharType="separate"/>
      </w:r>
      <w:r>
        <w:rPr>
          <w:rStyle w:val="30"/>
        </w:rPr>
        <w:t>（一） 任务分解情况</w:t>
      </w:r>
      <w:r>
        <w:rPr>
          <w:rFonts w:hint="eastAsia"/>
        </w:rPr>
        <w:tab/>
      </w:r>
      <w:r>
        <w:rPr>
          <w:rFonts w:hint="eastAsia"/>
        </w:rPr>
        <w:fldChar w:fldCharType="begin"/>
      </w:r>
      <w:r>
        <w:rPr>
          <w:rFonts w:hint="eastAsia"/>
        </w:rPr>
        <w:instrText xml:space="preserve"> </w:instrText>
      </w:r>
      <w:r>
        <w:instrText xml:space="preserve">PAGEREF _Toc232545669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DCE63B1">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"_Toc232545670" </w:instrText>
      </w:r>
      <w:r>
        <w:fldChar w:fldCharType="separate"/>
      </w:r>
      <w:r>
        <w:rPr>
          <w:rStyle w:val="30"/>
        </w:rPr>
        <w:t>（二） 各任务内容</w:t>
      </w:r>
      <w:r>
        <w:rPr>
          <w:rFonts w:hint="eastAsia"/>
        </w:rPr>
        <w:tab/>
      </w:r>
      <w:r>
        <w:rPr>
          <w:rFonts w:hint="eastAsia"/>
        </w:rPr>
        <w:fldChar w:fldCharType="begin"/>
      </w:r>
      <w:r>
        <w:rPr>
          <w:rFonts w:hint="eastAsia"/>
        </w:rPr>
        <w:instrText xml:space="preserve"> </w:instrText>
      </w:r>
      <w:r>
        <w:instrText xml:space="preserve">PAGEREF _Toc232545670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1D374BC">
      <w:pPr>
        <w:pStyle w:val="18"/>
        <w:rPr>
          <w:rFonts w:asciiTheme="minorHAnsi" w:hAnsiTheme="minorHAnsi" w:eastAsiaTheme="minorEastAsia"/>
          <w:b w:val="0"/>
          <w:sz w:val="22"/>
          <w:szCs w:val="24"/>
          <w14:ligatures w14:val="standardContextual"/>
        </w:rPr>
      </w:pPr>
      <w:r>
        <w:fldChar w:fldCharType="begin"/>
      </w:r>
      <w:r>
        <w:instrText xml:space="preserve"> HYPERLINK \l "_Toc232545671" </w:instrText>
      </w:r>
      <w:r>
        <w:fldChar w:fldCharType="separate"/>
      </w:r>
      <w:r>
        <w:rPr>
          <w:rStyle w:val="30"/>
        </w:rPr>
        <w:t>四、 主要创新点</w:t>
      </w:r>
      <w:r>
        <w:rPr>
          <w:rFonts w:hint="eastAsia"/>
        </w:rPr>
        <w:tab/>
      </w:r>
      <w:r>
        <w:rPr>
          <w:rFonts w:hint="eastAsia"/>
        </w:rPr>
        <w:fldChar w:fldCharType="begin"/>
      </w:r>
      <w:r>
        <w:rPr>
          <w:rFonts w:hint="eastAsia"/>
        </w:rPr>
        <w:instrText xml:space="preserve"> </w:instrText>
      </w:r>
      <w:r>
        <w:instrText xml:space="preserve">PAGEREF _Toc232545671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8323ED1">
      <w:pPr>
        <w:pStyle w:val="18"/>
        <w:rPr>
          <w:rFonts w:asciiTheme="minorHAnsi" w:hAnsiTheme="minorHAnsi" w:eastAsiaTheme="minorEastAsia"/>
          <w:b w:val="0"/>
          <w:sz w:val="22"/>
          <w:szCs w:val="24"/>
          <w14:ligatures w14:val="standardContextual"/>
        </w:rPr>
      </w:pPr>
      <w:r>
        <w:fldChar w:fldCharType="begin"/>
      </w:r>
      <w:r>
        <w:instrText xml:space="preserve"> HYPERLINK \l "_Toc232545672" </w:instrText>
      </w:r>
      <w:r>
        <w:fldChar w:fldCharType="separate"/>
      </w:r>
      <w:r>
        <w:rPr>
          <w:rStyle w:val="30"/>
        </w:rPr>
        <w:t>五、 预期效益</w:t>
      </w:r>
      <w:r>
        <w:rPr>
          <w:rFonts w:hint="eastAsia"/>
        </w:rPr>
        <w:tab/>
      </w:r>
      <w:r>
        <w:rPr>
          <w:rFonts w:hint="eastAsia"/>
        </w:rPr>
        <w:fldChar w:fldCharType="begin"/>
      </w:r>
      <w:r>
        <w:rPr>
          <w:rFonts w:hint="eastAsia"/>
        </w:rPr>
        <w:instrText xml:space="preserve"> </w:instrText>
      </w:r>
      <w:r>
        <w:instrText xml:space="preserve">PAGEREF _Toc232545672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AA0AEC5">
      <w:pPr>
        <w:pStyle w:val="18"/>
        <w:rPr>
          <w:rFonts w:asciiTheme="minorHAnsi" w:hAnsiTheme="minorHAnsi" w:eastAsiaTheme="minorEastAsia"/>
          <w:b w:val="0"/>
          <w:sz w:val="22"/>
          <w:szCs w:val="24"/>
          <w14:ligatures w14:val="standardContextual"/>
        </w:rPr>
      </w:pPr>
      <w:r>
        <w:fldChar w:fldCharType="begin"/>
      </w:r>
      <w:r>
        <w:instrText xml:space="preserve"> HYPERLINK \l "_Toc232545673" </w:instrText>
      </w:r>
      <w:r>
        <w:fldChar w:fldCharType="separate"/>
      </w:r>
      <w:r>
        <w:rPr>
          <w:rStyle w:val="30"/>
        </w:rPr>
        <w:t>第三部分  申报单位及参与单位研究基础</w:t>
      </w:r>
      <w:r>
        <w:rPr>
          <w:rFonts w:hint="eastAsia"/>
        </w:rPr>
        <w:tab/>
      </w:r>
      <w:r>
        <w:rPr>
          <w:rFonts w:hint="eastAsia"/>
        </w:rPr>
        <w:fldChar w:fldCharType="begin"/>
      </w:r>
      <w:r>
        <w:rPr>
          <w:rFonts w:hint="eastAsia"/>
        </w:rPr>
        <w:instrText xml:space="preserve"> </w:instrText>
      </w:r>
      <w:r>
        <w:instrText xml:space="preserve">PAGEREF _Toc232545673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15D830D">
      <w:pPr>
        <w:pStyle w:val="18"/>
        <w:rPr>
          <w:rFonts w:asciiTheme="minorHAnsi" w:hAnsiTheme="minorHAnsi" w:eastAsiaTheme="minorEastAsia"/>
          <w:b w:val="0"/>
          <w:sz w:val="22"/>
          <w:szCs w:val="24"/>
          <w14:ligatures w14:val="standardContextual"/>
        </w:rPr>
      </w:pPr>
      <w:r>
        <w:fldChar w:fldCharType="begin"/>
      </w:r>
      <w:r>
        <w:instrText xml:space="preserve"> HYPERLINK \l "_Toc232545674" </w:instrText>
      </w:r>
      <w:r>
        <w:fldChar w:fldCharType="separate"/>
      </w:r>
      <w:r>
        <w:rPr>
          <w:rStyle w:val="30"/>
        </w:rPr>
        <w:t>一、 中方申报单位的已有工作基础、研究成果、研究队伍等</w:t>
      </w:r>
      <w:r>
        <w:rPr>
          <w:rFonts w:hint="eastAsia"/>
        </w:rPr>
        <w:tab/>
      </w:r>
      <w:r>
        <w:rPr>
          <w:rFonts w:hint="eastAsia"/>
        </w:rPr>
        <w:fldChar w:fldCharType="begin"/>
      </w:r>
      <w:r>
        <w:rPr>
          <w:rFonts w:hint="eastAsia"/>
        </w:rPr>
        <w:instrText xml:space="preserve"> </w:instrText>
      </w:r>
      <w:r>
        <w:instrText xml:space="preserve">PAGEREF _Toc232545674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B794824">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"_Toc232545675" </w:instrText>
      </w:r>
      <w:r>
        <w:fldChar w:fldCharType="separate"/>
      </w:r>
      <w:r>
        <w:rPr>
          <w:rStyle w:val="30"/>
        </w:rPr>
        <w:t>（一） 项目牵头单位在该研究方向的前期任务承担及综合绩效评价（验收）情况、相关研究成果等</w:t>
      </w:r>
      <w:r>
        <w:rPr>
          <w:rFonts w:hint="eastAsia"/>
        </w:rPr>
        <w:tab/>
      </w:r>
      <w:r>
        <w:rPr>
          <w:rFonts w:hint="eastAsia"/>
        </w:rPr>
        <w:fldChar w:fldCharType="begin"/>
      </w:r>
      <w:r>
        <w:rPr>
          <w:rFonts w:hint="eastAsia"/>
        </w:rPr>
        <w:instrText xml:space="preserve"> </w:instrText>
      </w:r>
      <w:r>
        <w:instrText xml:space="preserve">PAGEREF _Toc232545675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6D14C52">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"_Toc232545676" </w:instrText>
      </w:r>
      <w:r>
        <w:fldChar w:fldCharType="separate"/>
      </w:r>
      <w:r>
        <w:rPr>
          <w:rStyle w:val="30"/>
        </w:rPr>
        <w:t>（二） 项目负责人的科研水平及主要成果</w:t>
      </w:r>
      <w:r>
        <w:rPr>
          <w:rFonts w:hint="eastAsia"/>
        </w:rPr>
        <w:tab/>
      </w:r>
      <w:r>
        <w:rPr>
          <w:rFonts w:hint="eastAsia"/>
        </w:rPr>
        <w:fldChar w:fldCharType="begin"/>
      </w:r>
      <w:r>
        <w:rPr>
          <w:rFonts w:hint="eastAsia"/>
        </w:rPr>
        <w:instrText xml:space="preserve"> </w:instrText>
      </w:r>
      <w:r>
        <w:instrText xml:space="preserve">PAGEREF _Toc232545676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669A4F3">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"_Toc232545677" </w:instrText>
      </w:r>
      <w:r>
        <w:fldChar w:fldCharType="separate"/>
      </w:r>
      <w:r>
        <w:rPr>
          <w:rStyle w:val="30"/>
        </w:rPr>
        <w:t>（三） 项目牵头单位相关科研条件支撑状况</w:t>
      </w:r>
      <w:r>
        <w:rPr>
          <w:rFonts w:hint="eastAsia"/>
        </w:rPr>
        <w:tab/>
      </w:r>
      <w:r>
        <w:rPr>
          <w:rFonts w:hint="eastAsia"/>
        </w:rPr>
        <w:fldChar w:fldCharType="begin"/>
      </w:r>
      <w:r>
        <w:rPr>
          <w:rFonts w:hint="eastAsia"/>
        </w:rPr>
        <w:instrText xml:space="preserve"> </w:instrText>
      </w:r>
      <w:r>
        <w:instrText xml:space="preserve">PAGEREF _Toc232545677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DEA0333">
      <w:pPr>
        <w:pStyle w:val="18"/>
        <w:rPr>
          <w:rFonts w:asciiTheme="minorHAnsi" w:hAnsiTheme="minorHAnsi" w:eastAsiaTheme="minorEastAsia"/>
          <w:b w:val="0"/>
          <w:sz w:val="22"/>
          <w:szCs w:val="24"/>
          <w14:ligatures w14:val="standardContextual"/>
        </w:rPr>
      </w:pPr>
      <w:r>
        <w:fldChar w:fldCharType="begin"/>
      </w:r>
      <w:r>
        <w:instrText xml:space="preserve"> HYPERLINK \l "_Toc232545678" </w:instrText>
      </w:r>
      <w:r>
        <w:fldChar w:fldCharType="separate"/>
      </w:r>
      <w:r>
        <w:rPr>
          <w:rStyle w:val="30"/>
        </w:rPr>
        <w:t>二、 中方参与单位、团队的选择原因及其优势</w:t>
      </w:r>
      <w:r>
        <w:rPr>
          <w:rFonts w:hint="eastAsia"/>
        </w:rPr>
        <w:tab/>
      </w:r>
      <w:r>
        <w:rPr>
          <w:rFonts w:hint="eastAsia"/>
        </w:rPr>
        <w:fldChar w:fldCharType="begin"/>
      </w:r>
      <w:r>
        <w:rPr>
          <w:rFonts w:hint="eastAsia"/>
        </w:rPr>
        <w:instrText xml:space="preserve"> </w:instrText>
      </w:r>
      <w:r>
        <w:instrText xml:space="preserve">PAGEREF _Toc232545678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5899E5C">
      <w:pPr>
        <w:pStyle w:val="18"/>
        <w:rPr>
          <w:rFonts w:asciiTheme="minorHAnsi" w:hAnsiTheme="minorHAnsi" w:eastAsiaTheme="minorEastAsia"/>
          <w:b w:val="0"/>
          <w:sz w:val="22"/>
          <w:szCs w:val="24"/>
          <w14:ligatures w14:val="standardContextual"/>
        </w:rPr>
      </w:pPr>
      <w:r>
        <w:fldChar w:fldCharType="begin"/>
      </w:r>
      <w:r>
        <w:instrText xml:space="preserve"> HYPERLINK \l "_Toc232545679" </w:instrText>
      </w:r>
      <w:r>
        <w:fldChar w:fldCharType="separate"/>
      </w:r>
      <w:r>
        <w:rPr>
          <w:rStyle w:val="30"/>
        </w:rPr>
        <w:t>三、 国（境）外合作方科研实力</w:t>
      </w:r>
      <w:r>
        <w:rPr>
          <w:rFonts w:hint="eastAsia"/>
        </w:rPr>
        <w:tab/>
      </w:r>
      <w:r>
        <w:rPr>
          <w:rFonts w:hint="eastAsia"/>
        </w:rPr>
        <w:fldChar w:fldCharType="begin"/>
      </w:r>
      <w:r>
        <w:rPr>
          <w:rFonts w:hint="eastAsia"/>
        </w:rPr>
        <w:instrText xml:space="preserve"> </w:instrText>
      </w:r>
      <w:r>
        <w:instrText xml:space="preserve">PAGEREF _Toc232545679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B8CF94E">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"_Toc232545680" </w:instrText>
      </w:r>
      <w:r>
        <w:fldChar w:fldCharType="separate"/>
      </w:r>
      <w:r>
        <w:rPr>
          <w:rStyle w:val="30"/>
        </w:rPr>
        <w:t>（一） 国（境）外合作机构简况、研究实力及在该领域的学术地位与技术优势（如有，可提供大学/机构排名或专业排名（如QS世界大学排名等））</w:t>
      </w:r>
      <w:r>
        <w:rPr>
          <w:rFonts w:hint="eastAsia"/>
        </w:rPr>
        <w:tab/>
      </w:r>
      <w:r>
        <w:rPr>
          <w:rFonts w:hint="eastAsia"/>
        </w:rPr>
        <w:fldChar w:fldCharType="begin"/>
      </w:r>
      <w:r>
        <w:rPr>
          <w:rFonts w:hint="eastAsia"/>
        </w:rPr>
        <w:instrText xml:space="preserve"> </w:instrText>
      </w:r>
      <w:r>
        <w:instrText xml:space="preserve">PAGEREF _Toc232545680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A44DC8F">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"_Toc232545681" </w:instrText>
      </w:r>
      <w:r>
        <w:fldChar w:fldCharType="separate"/>
      </w:r>
      <w:r>
        <w:rPr>
          <w:rStyle w:val="30"/>
        </w:rPr>
        <w:t>（二） 国（境）外合作方负责人的科研水平及主要成果</w:t>
      </w:r>
      <w:r>
        <w:rPr>
          <w:rFonts w:hint="eastAsia"/>
        </w:rPr>
        <w:tab/>
      </w:r>
      <w:r>
        <w:rPr>
          <w:rFonts w:hint="eastAsia"/>
        </w:rPr>
        <w:fldChar w:fldCharType="begin"/>
      </w:r>
      <w:r>
        <w:rPr>
          <w:rFonts w:hint="eastAsia"/>
        </w:rPr>
        <w:instrText xml:space="preserve"> </w:instrText>
      </w:r>
      <w:r>
        <w:instrText xml:space="preserve">PAGEREF _Toc232545681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1ECE2EC5">
      <w:pPr>
        <w:pStyle w:val="21"/>
        <w:rPr>
          <w:rFonts w:asciiTheme="minorHAnsi" w:hAnsiTheme="minorHAnsi" w:eastAsiaTheme="minorEastAsia" w:cstheme="minorBidi"/>
          <w:sz w:val="22"/>
          <w:szCs w:val="24"/>
          <w14:ligatures w14:val="standardContextual"/>
        </w:rPr>
      </w:pPr>
      <w:r>
        <w:fldChar w:fldCharType="begin"/>
      </w:r>
      <w:r>
        <w:instrText xml:space="preserve"> HYPERLINK \l "_Toc232545682" </w:instrText>
      </w:r>
      <w:r>
        <w:fldChar w:fldCharType="separate"/>
      </w:r>
      <w:r>
        <w:rPr>
          <w:rStyle w:val="30"/>
        </w:rPr>
        <w:t>（三） 国（境）外合作方科研条件支撑状况</w:t>
      </w:r>
      <w:r>
        <w:rPr>
          <w:rFonts w:hint="eastAsia"/>
        </w:rPr>
        <w:tab/>
      </w:r>
      <w:r>
        <w:rPr>
          <w:rFonts w:hint="eastAsia"/>
        </w:rPr>
        <w:fldChar w:fldCharType="begin"/>
      </w:r>
      <w:r>
        <w:rPr>
          <w:rFonts w:hint="eastAsia"/>
        </w:rPr>
        <w:instrText xml:space="preserve"> </w:instrText>
      </w:r>
      <w:r>
        <w:instrText xml:space="preserve">PAGEREF _Toc232545682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66E506B8">
      <w:pPr>
        <w:pStyle w:val="18"/>
        <w:rPr>
          <w:rFonts w:asciiTheme="minorHAnsi" w:hAnsiTheme="minorHAnsi" w:eastAsiaTheme="minorEastAsia"/>
          <w:b w:val="0"/>
          <w:sz w:val="22"/>
          <w:szCs w:val="24"/>
          <w14:ligatures w14:val="standardContextual"/>
        </w:rPr>
      </w:pPr>
      <w:r>
        <w:fldChar w:fldCharType="begin"/>
      </w:r>
      <w:r>
        <w:instrText xml:space="preserve"> HYPERLINK \l "_Toc232545683" </w:instrText>
      </w:r>
      <w:r>
        <w:fldChar w:fldCharType="separate"/>
      </w:r>
      <w:r>
        <w:rPr>
          <w:rStyle w:val="30"/>
        </w:rPr>
        <w:t>四、 相关的国际合作与交流</w:t>
      </w:r>
      <w:r>
        <w:rPr>
          <w:rFonts w:hint="eastAsia"/>
        </w:rPr>
        <w:tab/>
      </w:r>
      <w:r>
        <w:rPr>
          <w:rFonts w:hint="eastAsia"/>
        </w:rPr>
        <w:fldChar w:fldCharType="begin"/>
      </w:r>
      <w:r>
        <w:rPr>
          <w:rFonts w:hint="eastAsia"/>
        </w:rPr>
        <w:instrText xml:space="preserve"> </w:instrText>
      </w:r>
      <w:r>
        <w:instrText xml:space="preserve">PAGEREF _Toc232545683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B3FA1CC">
      <w:pPr>
        <w:pStyle w:val="18"/>
        <w:rPr>
          <w:rFonts w:asciiTheme="minorHAnsi" w:hAnsiTheme="minorHAnsi" w:eastAsiaTheme="minorEastAsia"/>
          <w:b w:val="0"/>
          <w:sz w:val="22"/>
          <w:szCs w:val="24"/>
          <w14:ligatures w14:val="standardContextual"/>
        </w:rPr>
      </w:pPr>
      <w:r>
        <w:fldChar w:fldCharType="begin"/>
      </w:r>
      <w:r>
        <w:instrText xml:space="preserve"> HYPERLINK \l "_Toc232545684" </w:instrText>
      </w:r>
      <w:r>
        <w:fldChar w:fldCharType="separate"/>
      </w:r>
      <w:r>
        <w:rPr>
          <w:rStyle w:val="30"/>
        </w:rPr>
        <w:t>第四部分  进度安排</w:t>
      </w:r>
      <w:r>
        <w:rPr>
          <w:rFonts w:hint="eastAsia"/>
        </w:rPr>
        <w:tab/>
      </w:r>
      <w:r>
        <w:rPr>
          <w:rFonts w:hint="eastAsia"/>
        </w:rPr>
        <w:fldChar w:fldCharType="begin"/>
      </w:r>
      <w:r>
        <w:rPr>
          <w:rFonts w:hint="eastAsia"/>
        </w:rPr>
        <w:instrText xml:space="preserve"> </w:instrText>
      </w:r>
      <w:r>
        <w:instrText xml:space="preserve">PAGEREF _Toc232545684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32F10F6">
      <w:pPr>
        <w:pStyle w:val="18"/>
        <w:rPr>
          <w:rFonts w:asciiTheme="minorHAnsi" w:hAnsiTheme="minorHAnsi" w:eastAsiaTheme="minorEastAsia"/>
          <w:b w:val="0"/>
          <w:sz w:val="22"/>
          <w:szCs w:val="24"/>
          <w14:ligatures w14:val="standardContextual"/>
        </w:rPr>
      </w:pPr>
      <w:r>
        <w:fldChar w:fldCharType="begin"/>
      </w:r>
      <w:r>
        <w:instrText xml:space="preserve"> HYPERLINK \l "_Toc232545685" </w:instrText>
      </w:r>
      <w:r>
        <w:fldChar w:fldCharType="separate"/>
      </w:r>
      <w:r>
        <w:rPr>
          <w:rStyle w:val="30"/>
        </w:rPr>
        <w:t>第五部分  项目组织实施、保障措施及风险分析</w:t>
      </w:r>
      <w:r>
        <w:rPr>
          <w:rFonts w:hint="eastAsia"/>
        </w:rPr>
        <w:tab/>
      </w:r>
      <w:r>
        <w:rPr>
          <w:rFonts w:hint="eastAsia"/>
        </w:rPr>
        <w:fldChar w:fldCharType="begin"/>
      </w:r>
      <w:r>
        <w:rPr>
          <w:rFonts w:hint="eastAsia"/>
        </w:rPr>
        <w:instrText xml:space="preserve"> </w:instrText>
      </w:r>
      <w:r>
        <w:instrText xml:space="preserve">PAGEREF _Toc232545685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FAA7EF7">
      <w:pPr>
        <w:pStyle w:val="18"/>
        <w:rPr>
          <w:rFonts w:asciiTheme="minorHAnsi" w:hAnsiTheme="minorHAnsi" w:eastAsiaTheme="minorEastAsia"/>
          <w:b w:val="0"/>
          <w:sz w:val="22"/>
          <w:szCs w:val="24"/>
          <w14:ligatures w14:val="standardContextual"/>
        </w:rPr>
      </w:pPr>
      <w:r>
        <w:fldChar w:fldCharType="begin"/>
      </w:r>
      <w:r>
        <w:instrText xml:space="preserve"> HYPERLINK \l "_Toc232545686" </w:instrText>
      </w:r>
      <w:r>
        <w:fldChar w:fldCharType="separate"/>
      </w:r>
      <w:r>
        <w:rPr>
          <w:rStyle w:val="30"/>
        </w:rPr>
        <w:t>一、 项目组织实施机制</w:t>
      </w:r>
      <w:r>
        <w:rPr>
          <w:rFonts w:hint="eastAsia"/>
        </w:rPr>
        <w:tab/>
      </w:r>
      <w:r>
        <w:rPr>
          <w:rFonts w:hint="eastAsia"/>
        </w:rPr>
        <w:fldChar w:fldCharType="begin"/>
      </w:r>
      <w:r>
        <w:rPr>
          <w:rFonts w:hint="eastAsia"/>
        </w:rPr>
        <w:instrText xml:space="preserve"> </w:instrText>
      </w:r>
      <w:r>
        <w:instrText xml:space="preserve">PAGEREF _Toc232545686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AD59C26">
      <w:pPr>
        <w:pStyle w:val="18"/>
        <w:rPr>
          <w:rFonts w:asciiTheme="minorHAnsi" w:hAnsiTheme="minorHAnsi" w:eastAsiaTheme="minorEastAsia"/>
          <w:b w:val="0"/>
          <w:sz w:val="22"/>
          <w:szCs w:val="24"/>
          <w14:ligatures w14:val="standardContextual"/>
        </w:rPr>
      </w:pPr>
      <w:r>
        <w:fldChar w:fldCharType="begin"/>
      </w:r>
      <w:r>
        <w:instrText xml:space="preserve"> HYPERLINK \l "_Toc232545687" </w:instrText>
      </w:r>
      <w:r>
        <w:fldChar w:fldCharType="separate"/>
      </w:r>
      <w:r>
        <w:rPr>
          <w:rStyle w:val="30"/>
        </w:rPr>
        <w:t>二、 保障措施</w:t>
      </w:r>
      <w:r>
        <w:rPr>
          <w:rFonts w:hint="eastAsia"/>
        </w:rPr>
        <w:tab/>
      </w:r>
      <w:r>
        <w:rPr>
          <w:rFonts w:hint="eastAsia"/>
        </w:rPr>
        <w:fldChar w:fldCharType="begin"/>
      </w:r>
      <w:r>
        <w:rPr>
          <w:rFonts w:hint="eastAsia"/>
        </w:rPr>
        <w:instrText xml:space="preserve"> </w:instrText>
      </w:r>
      <w:r>
        <w:instrText xml:space="preserve">PAGEREF _Toc232545687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FD45683">
      <w:pPr>
        <w:pStyle w:val="18"/>
        <w:rPr>
          <w:rFonts w:asciiTheme="minorHAnsi" w:hAnsiTheme="minorHAnsi" w:eastAsiaTheme="minorEastAsia"/>
          <w:b w:val="0"/>
          <w:sz w:val="22"/>
          <w:szCs w:val="24"/>
          <w14:ligatures w14:val="standardContextual"/>
        </w:rPr>
      </w:pPr>
      <w:r>
        <w:fldChar w:fldCharType="begin"/>
      </w:r>
      <w:r>
        <w:instrText xml:space="preserve"> HYPERLINK \l "_Toc232545688" </w:instrText>
      </w:r>
      <w:r>
        <w:fldChar w:fldCharType="separate"/>
      </w:r>
      <w:r>
        <w:rPr>
          <w:rStyle w:val="30"/>
        </w:rPr>
        <w:t>三、 知识产权对策、成果管理及合作权益分配</w:t>
      </w:r>
      <w:r>
        <w:rPr>
          <w:rFonts w:hint="eastAsia"/>
        </w:rPr>
        <w:tab/>
      </w:r>
      <w:r>
        <w:rPr>
          <w:rFonts w:hint="eastAsia"/>
        </w:rPr>
        <w:fldChar w:fldCharType="begin"/>
      </w:r>
      <w:r>
        <w:rPr>
          <w:rFonts w:hint="eastAsia"/>
        </w:rPr>
        <w:instrText xml:space="preserve"> </w:instrText>
      </w:r>
      <w:r>
        <w:instrText xml:space="preserve">PAGEREF _Toc232545688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007D155">
      <w:pPr>
        <w:pStyle w:val="18"/>
        <w:rPr>
          <w:rFonts w:asciiTheme="minorHAnsi" w:hAnsiTheme="minorHAnsi" w:eastAsiaTheme="minorEastAsia"/>
          <w:b w:val="0"/>
          <w:sz w:val="22"/>
          <w:szCs w:val="24"/>
          <w14:ligatures w14:val="standardContextual"/>
        </w:rPr>
      </w:pPr>
      <w:r>
        <w:fldChar w:fldCharType="begin"/>
      </w:r>
      <w:r>
        <w:instrText xml:space="preserve"> HYPERLINK \l "_Toc232545689" </w:instrText>
      </w:r>
      <w:r>
        <w:fldChar w:fldCharType="separate"/>
      </w:r>
      <w:r>
        <w:rPr>
          <w:rStyle w:val="30"/>
        </w:rPr>
        <w:t>四、 风险分析及对策</w:t>
      </w:r>
      <w:r>
        <w:rPr>
          <w:rFonts w:hint="eastAsia"/>
        </w:rPr>
        <w:tab/>
      </w:r>
      <w:r>
        <w:rPr>
          <w:rFonts w:hint="eastAsia"/>
        </w:rPr>
        <w:fldChar w:fldCharType="begin"/>
      </w:r>
      <w:r>
        <w:rPr>
          <w:rFonts w:hint="eastAsia"/>
        </w:rPr>
        <w:instrText xml:space="preserve"> </w:instrText>
      </w:r>
      <w:r>
        <w:instrText xml:space="preserve">PAGEREF _Toc232545689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63C0822">
      <w:pPr>
        <w:pStyle w:val="3"/>
        <w:ind w:firstLine="405"/>
        <w:rPr>
          <w:w w:val="85"/>
        </w:rPr>
        <w:sectPr>
          <w:footerReference r:id="rId6" w:type="first"/>
          <w:footerReference r:id="rId5" w:type="default"/>
          <w:pgSz w:w="11907" w:h="16840"/>
          <w:pgMar w:top="1418" w:right="1418" w:bottom="1701" w:left="1418" w:header="851" w:footer="1043" w:gutter="0"/>
          <w:cols w:space="720" w:num="1"/>
          <w:docGrid w:linePitch="312" w:charSpace="0"/>
        </w:sectPr>
      </w:pPr>
      <w:r>
        <w:rPr>
          <w:w w:val="85"/>
        </w:rPr>
        <w:fldChar w:fldCharType="end"/>
      </w:r>
    </w:p>
    <w:p w14:paraId="2FF9E2F1">
      <w:pPr>
        <w:pStyle w:val="53"/>
        <w:spacing w:before="240"/>
      </w:pPr>
      <w:bookmarkStart w:id="11" w:name="_Toc232545655"/>
      <w:r>
        <w:t>第一部分  合作背景及现状分析</w:t>
      </w:r>
      <w:bookmarkEnd w:id="11"/>
    </w:p>
    <w:p w14:paraId="049946A5">
      <w:pPr>
        <w:pStyle w:val="2"/>
        <w:spacing w:before="240"/>
      </w:pPr>
      <w:bookmarkStart w:id="12" w:name="_Toc232545656"/>
      <w:r>
        <w:t>项目的研究背景与国外研究现状及趋势</w:t>
      </w:r>
      <w:bookmarkEnd w:id="12"/>
    </w:p>
    <w:p w14:paraId="0737CE3C">
      <w:pPr>
        <w:pStyle w:val="72"/>
      </w:pPr>
      <w:r>
        <w:t>限</w:t>
      </w:r>
      <w:r>
        <w:rPr>
          <w:rFonts w:hint="eastAsia"/>
        </w:rPr>
        <w:t>3</w:t>
      </w:r>
      <w:r>
        <w:t>000字以内</w:t>
      </w:r>
    </w:p>
    <w:p w14:paraId="4F505EA3">
      <w:pPr>
        <w:pStyle w:val="5"/>
      </w:pPr>
      <w:bookmarkStart w:id="13" w:name="_Toc232421490"/>
      <w:r>
        <w:t>研究背景</w:t>
      </w:r>
      <w:bookmarkEnd w:id="13"/>
    </w:p>
    <w:p w14:paraId="02EF804F">
      <w:pPr>
        <w:pStyle w:val="72"/>
      </w:pPr>
      <w:r>
        <w:t>（包括合作背景）</w:t>
      </w:r>
    </w:p>
    <w:p w14:paraId="500F7646">
      <w:pPr>
        <w:pStyle w:val="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本项目以“多类型地下空间CO</w:t>
      </w:r>
      <w:r>
        <w:rPr>
          <w:color w:val="000000" w:themeColor="text1"/>
          <w14:textFill>
            <w14:solidFill>
              <w14:schemeClr w14:val="tx1"/>
            </w14:solidFill>
          </w14:textFill>
        </w:rPr>
        <w:t>₂</w:t>
      </w:r>
      <w:r>
        <w:rPr>
          <w:rFonts w:hint="eastAsia"/>
          <w:color w:val="000000" w:themeColor="text1"/>
          <w14:textFill>
            <w14:solidFill>
              <w14:schemeClr w14:val="tx1"/>
            </w14:solidFill>
          </w14:textFill>
        </w:rPr>
        <w:t>/H</w:t>
      </w:r>
      <w:r>
        <w:rPr>
          <w:color w:val="000000" w:themeColor="text1"/>
          <w14:textFill>
            <w14:solidFill>
              <w14:schemeClr w14:val="tx1"/>
            </w14:solidFill>
          </w14:textFill>
        </w:rPr>
        <w:t>₂</w:t>
      </w:r>
      <w:r>
        <w:rPr>
          <w:rFonts w:hint="eastAsia"/>
          <w:color w:val="000000" w:themeColor="text1"/>
          <w14:textFill>
            <w14:solidFill>
              <w14:schemeClr w14:val="tx1"/>
            </w14:solidFill>
          </w14:textFill>
        </w:rPr>
        <w:t>安全储用关键技术与AI数字化平台”为主题，</w:t>
      </w:r>
      <w:ins w:id="0" w:author="DELL" w:date="2026-06-17T08:21:00Z">
        <w:r>
          <w:rPr>
            <w:rFonts w:hint="eastAsia"/>
            <w:color w:val="000000" w:themeColor="text1"/>
            <w14:textFill>
              <w14:solidFill>
                <w14:schemeClr w14:val="tx1"/>
              </w14:solidFill>
            </w14:textFill>
          </w:rPr>
          <w:t>由</w:t>
        </w:r>
      </w:ins>
      <w:ins w:id="1" w:author="DELL" w:date="2026-06-17T08:21:00Z">
        <w:r>
          <w:rPr>
            <w:rFonts w:hint="eastAsia"/>
            <w:b/>
            <w:bCs/>
            <w:color w:val="000000" w:themeColor="text1"/>
            <w:rPrChange w:id="2" w:author="DELL" w:date="2026-06-17T08:22:00Z">
              <w:rPr>
                <w:rFonts w:hint="eastAsia"/>
                <w:color w:val="000000" w:themeColor="text1"/>
                <w14:textFill>
                  <w14:solidFill>
                    <w14:schemeClr w14:val="tx1"/>
                  </w14:solidFill>
                </w14:textFill>
              </w:rPr>
            </w:rPrChange>
            <w14:textFill>
              <w14:solidFill>
                <w14:schemeClr w14:val="tx1"/>
              </w14:solidFill>
            </w14:textFill>
          </w:rPr>
          <w:t>中国矿业大学</w:t>
        </w:r>
      </w:ins>
      <w:ins w:id="3" w:author="DELL" w:date="2026-06-17T08:26:00Z">
        <w:r>
          <w:rPr>
            <w:rFonts w:hint="eastAsia"/>
            <w:b/>
            <w:bCs/>
            <w:color w:val="000000" w:themeColor="text1"/>
            <w14:textFill>
              <w14:solidFill>
                <w14:schemeClr w14:val="tx1"/>
              </w14:solidFill>
            </w14:textFill>
          </w:rPr>
          <w:t>、</w:t>
        </w:r>
      </w:ins>
      <w:ins w:id="4" w:author="DELL" w:date="2026-06-17T08:21:00Z">
        <w:r>
          <w:rPr>
            <w:rFonts w:hint="eastAsia"/>
            <w:b/>
            <w:bCs/>
            <w:color w:val="000000" w:themeColor="text1"/>
            <w:rPrChange w:id="5" w:author="DELL" w:date="2026-06-17T08:22:00Z">
              <w:rPr>
                <w:rFonts w:hint="eastAsia"/>
                <w:color w:val="000000" w:themeColor="text1"/>
                <w14:textFill>
                  <w14:solidFill>
                    <w14:schemeClr w14:val="tx1"/>
                  </w14:solidFill>
                </w14:textFill>
              </w:rPr>
            </w:rPrChange>
            <w14:textFill>
              <w14:solidFill>
                <w14:schemeClr w14:val="tx1"/>
              </w14:solidFill>
            </w14:textFill>
          </w:rPr>
          <w:t>辽宁大学、</w:t>
        </w:r>
      </w:ins>
      <w:ins w:id="6" w:author="DELL" w:date="2026-06-17T08:22:00Z">
        <w:r>
          <w:rPr>
            <w:b/>
            <w:bCs/>
            <w:color w:val="000000" w:themeColor="text1"/>
            <w14:textFill>
              <w14:solidFill>
                <w14:schemeClr w14:val="tx1"/>
              </w14:solidFill>
            </w14:textFill>
          </w:rPr>
          <w:t>煤炭科学研究总院有限公司</w:t>
        </w:r>
      </w:ins>
      <w:ins w:id="7" w:author="DELL" w:date="2026-06-17T08:36:00Z">
        <w:r>
          <w:rPr>
            <w:rFonts w:hint="eastAsia"/>
            <w:b/>
            <w:bCs/>
            <w:color w:val="000000" w:themeColor="text1"/>
            <w14:textFill>
              <w14:solidFill>
                <w14:schemeClr w14:val="tx1"/>
              </w14:solidFill>
            </w14:textFill>
          </w:rPr>
          <w:t>（以下简称</w:t>
        </w:r>
      </w:ins>
      <w:ins w:id="8" w:author="DELL" w:date="2026-06-17T08:37:00Z">
        <w:r>
          <w:rPr>
            <w:rFonts w:hint="eastAsia"/>
            <w:b/>
            <w:bCs/>
            <w:color w:val="000000" w:themeColor="text1"/>
            <w14:textFill>
              <w14:solidFill>
                <w14:schemeClr w14:val="tx1"/>
              </w14:solidFill>
            </w14:textFill>
          </w:rPr>
          <w:t>煤科总院</w:t>
        </w:r>
      </w:ins>
      <w:ins w:id="9" w:author="DELL" w:date="2026-06-17T08:36:00Z">
        <w:r>
          <w:rPr>
            <w:rFonts w:hint="eastAsia"/>
            <w:b/>
            <w:bCs/>
            <w:color w:val="000000" w:themeColor="text1"/>
            <w14:textFill>
              <w14:solidFill>
                <w14:schemeClr w14:val="tx1"/>
              </w14:solidFill>
            </w14:textFill>
          </w:rPr>
          <w:t>）</w:t>
        </w:r>
      </w:ins>
      <w:ins w:id="10" w:author="DELL" w:date="2026-06-17T08:22:00Z">
        <w:r>
          <w:rPr>
            <w:rFonts w:hint="eastAsia"/>
            <w:b/>
            <w:bCs/>
            <w:color w:val="000000" w:themeColor="text1"/>
            <w14:textFill>
              <w14:solidFill>
                <w14:schemeClr w14:val="tx1"/>
              </w14:solidFill>
            </w14:textFill>
          </w:rPr>
          <w:t>代表中方</w:t>
        </w:r>
      </w:ins>
      <w:ins w:id="11" w:author="DELL" w:date="2026-06-17T08:22:00Z">
        <w:r>
          <w:rPr>
            <w:b/>
            <w:bCs/>
            <w:color w:val="000000" w:themeColor="text1"/>
            <w14:textFill>
              <w14:solidFill>
                <w14:schemeClr w14:val="tx1"/>
              </w14:solidFill>
            </w14:textFill>
          </w:rPr>
          <w:t>，</w:t>
        </w:r>
      </w:ins>
      <w:ins w:id="12" w:author="DELL" w:date="2026-06-17T08:22:00Z">
        <w:r>
          <w:rPr>
            <w:b/>
            <w:bCs/>
            <w:color w:val="000000" w:themeColor="text1"/>
            <w:highlight w:val="yellow"/>
            <w:rPrChange w:id="13" w:author="DELL" w:date="2026-06-17T09:39:00Z">
              <w:rPr>
                <w:b/>
                <w:bCs/>
                <w:color w:val="000000" w:themeColor="text1"/>
                <w14:textFill>
                  <w14:solidFill>
                    <w14:schemeClr w14:val="tx1"/>
                  </w14:solidFill>
                </w14:textFill>
              </w:rPr>
            </w:rPrChange>
            <w14:textFill>
              <w14:solidFill>
                <w14:schemeClr w14:val="tx1"/>
              </w14:solidFill>
            </w14:textFill>
          </w:rPr>
          <w:t>俄罗斯</w:t>
        </w:r>
      </w:ins>
      <w:ins w:id="14" w:author="DELL" w:date="2026-06-17T09:38:00Z">
        <w:r>
          <w:rPr>
            <w:rFonts w:hint="eastAsia"/>
            <w:b/>
            <w:bCs/>
            <w:color w:val="000000" w:themeColor="text1"/>
            <w:highlight w:val="yellow"/>
            <w:rPrChange w:id="15" w:author="DELL" w:date="2026-06-17T09:39:00Z">
              <w:rPr>
                <w:rFonts w:hint="eastAsia"/>
                <w:b/>
                <w:bCs/>
                <w:color w:val="000000" w:themeColor="text1"/>
                <w14:textFill>
                  <w14:solidFill>
                    <w14:schemeClr w14:val="tx1"/>
                  </w14:solidFill>
                </w14:textFill>
              </w:rPr>
            </w:rPrChange>
            <w14:textFill>
              <w14:solidFill>
                <w14:schemeClr w14:val="tx1"/>
              </w14:solidFill>
            </w14:textFill>
          </w:rPr>
          <w:t>古杰夫院士（全称）</w:t>
        </w:r>
      </w:ins>
      <w:ins w:id="16" w:author="DELL" w:date="2026-06-17T09:38:00Z">
        <w:r>
          <w:rPr>
            <w:rFonts w:hint="eastAsia"/>
            <w:b/>
            <w:bCs/>
            <w:color w:val="000000" w:themeColor="text1"/>
            <w14:textFill>
              <w14:solidFill>
                <w14:schemeClr w14:val="tx1"/>
              </w14:solidFill>
            </w14:textFill>
          </w:rPr>
          <w:t>的</w:t>
        </w:r>
      </w:ins>
      <w:ins w:id="17" w:author="DELL" w:date="2026-06-17T08:22:00Z">
        <w:r>
          <w:rPr>
            <w:b/>
            <w:bCs/>
            <w:color w:val="000000" w:themeColor="text1"/>
            <w14:textFill>
              <w14:solidFill>
                <w14:schemeClr w14:val="tx1"/>
              </w14:solidFill>
            </w14:textFill>
          </w:rPr>
          <w:t>彼尔姆国立研究型理工大学团队，以及伊朗萨汉德理工大学团队</w:t>
        </w:r>
      </w:ins>
      <w:ins w:id="18" w:author="DELL" w:date="2026-06-17T08:26:00Z">
        <w:r>
          <w:rPr>
            <w:rFonts w:hint="eastAsia"/>
            <w:b/>
            <w:bCs/>
            <w:color w:val="000000" w:themeColor="text1"/>
            <w14:textFill>
              <w14:solidFill>
                <w14:schemeClr w14:val="tx1"/>
              </w14:solidFill>
            </w14:textFill>
          </w:rPr>
          <w:t>-</w:t>
        </w:r>
      </w:ins>
      <w:ins w:id="19" w:author="DELL" w:date="2026-06-17T08:22:00Z">
        <w:r>
          <w:rPr>
            <w:b/>
            <w:bCs/>
            <w:color w:val="000000" w:themeColor="text1"/>
            <w14:textFill>
              <w14:solidFill>
                <w14:schemeClr w14:val="tx1"/>
              </w14:solidFill>
            </w14:textFill>
          </w:rPr>
          <w:t>中俄伊三方五家单位联合</w:t>
        </w:r>
      </w:ins>
      <w:ins w:id="20" w:author="DELL" w:date="2026-06-17T09:37:00Z">
        <w:r>
          <w:rPr>
            <w:rFonts w:hint="eastAsia"/>
            <w:b/>
            <w:bCs/>
            <w:color w:val="000000" w:themeColor="text1"/>
            <w14:textFill>
              <w14:solidFill>
                <w14:schemeClr w14:val="tx1"/>
              </w14:solidFill>
            </w14:textFill>
          </w:rPr>
          <w:t>、中国矿业大学牵头</w:t>
        </w:r>
      </w:ins>
      <w:ins w:id="21" w:author="DELL" w:date="2026-06-17T08:22:00Z">
        <w:r>
          <w:rPr>
            <w:b/>
            <w:bCs/>
            <w:color w:val="000000" w:themeColor="text1"/>
            <w14:textFill>
              <w14:solidFill>
                <w14:schemeClr w14:val="tx1"/>
              </w14:solidFill>
            </w14:textFill>
          </w:rPr>
          <w:t>（附件</w:t>
        </w:r>
      </w:ins>
      <w:ins w:id="22" w:author="DELL" w:date="2026-06-17T08:26:00Z">
        <w:r>
          <w:rPr>
            <w:b/>
            <w:bCs/>
            <w:color w:val="000000" w:themeColor="text1"/>
            <w14:textFill>
              <w14:solidFill>
                <w14:schemeClr w14:val="tx1"/>
              </w14:solidFill>
            </w14:textFill>
          </w:rPr>
          <w:t>1</w:t>
        </w:r>
      </w:ins>
      <w:ins w:id="23" w:author="DELL" w:date="2026-06-17T08:22:00Z">
        <w:r>
          <w:rPr>
            <w:b/>
            <w:bCs/>
            <w:color w:val="000000" w:themeColor="text1"/>
            <w14:textFill>
              <w14:solidFill>
                <w14:schemeClr w14:val="tx1"/>
              </w14:solidFill>
            </w14:textFill>
          </w:rPr>
          <w:t>）</w:t>
        </w:r>
      </w:ins>
      <w:ins w:id="24" w:author="DELL" w:date="2026-06-17T08:26:00Z">
        <w:r>
          <w:rPr>
            <w:rFonts w:hint="eastAsia"/>
            <w:b/>
            <w:bCs/>
            <w:color w:val="000000" w:themeColor="text1"/>
            <w14:textFill>
              <w14:solidFill>
                <w14:schemeClr w14:val="tx1"/>
              </w14:solidFill>
            </w14:textFill>
          </w:rPr>
          <w:t>，</w:t>
        </w:r>
      </w:ins>
      <w:r>
        <w:rPr>
          <w:rFonts w:hint="eastAsia"/>
          <w:color w:val="000000" w:themeColor="text1"/>
          <w14:textFill>
            <w14:solidFill>
              <w14:schemeClr w14:val="tx1"/>
            </w14:solidFill>
          </w14:textFill>
        </w:rPr>
        <w:t>面向低碳转型、战略能源储备和地下空间资源化利用</w:t>
      </w:r>
      <w:ins w:id="25" w:author="DELL" w:date="2026-06-17T08:27:00Z">
        <w:r>
          <w:rPr>
            <w:rFonts w:hint="eastAsia"/>
            <w:color w:val="000000" w:themeColor="text1"/>
            <w14:textFill>
              <w14:solidFill>
                <w14:schemeClr w14:val="tx1"/>
              </w14:solidFill>
            </w14:textFill>
          </w:rPr>
          <w:t>、人工智能+发展</w:t>
        </w:r>
      </w:ins>
      <w:r>
        <w:rPr>
          <w:rFonts w:hint="eastAsia"/>
          <w:color w:val="000000" w:themeColor="text1"/>
          <w14:textFill>
            <w14:solidFill>
              <w14:schemeClr w14:val="tx1"/>
            </w14:solidFill>
          </w14:textFill>
        </w:rPr>
        <w:t>需求，聚焦人工智能赋能深地能源安全监测与智能决策，契合金砖国家科技创新合作框架和中俄科技合作方向。</w:t>
      </w:r>
    </w:p>
    <w:p w14:paraId="06817882">
      <w:pPr>
        <w:pStyle w:val="3"/>
        <w:ind w:firstLine="480"/>
        <w:rPr>
          <w:b/>
          <w:bCs/>
          <w:color w:val="000000" w:themeColor="text1"/>
          <w14:textFill>
            <w14:solidFill>
              <w14:schemeClr w14:val="tx1"/>
            </w14:solidFill>
          </w14:textFill>
        </w:rPr>
      </w:pPr>
      <w:r>
        <w:rPr>
          <w:color w:val="000000" w:themeColor="text1"/>
          <w14:textFill>
            <w14:solidFill>
              <w14:schemeClr w14:val="tx1"/>
            </w14:solidFill>
          </w14:textFill>
        </w:rPr>
        <w:t>近年来，金砖国家合作不断向科技创新、绿色低碳和人工智能等前沿领域拓展。2024年10月23日，习近平总书记在金砖国家领导人第十六次会晤上发表重要讲话，明确提出建设“创新金砖”，强调要紧跟新一轮科技革命和产业变革步伐，培育新质生产力，并提出中方愿同各方深化人工智能合作、释放人工智能能量。</w:t>
      </w:r>
      <w:r>
        <w:rPr>
          <w:b/>
          <w:bCs/>
          <w:color w:val="000000" w:themeColor="text1"/>
          <w14:textFill>
            <w14:solidFill>
              <w14:schemeClr w14:val="tx1"/>
            </w14:solidFill>
          </w14:textFill>
        </w:rPr>
        <w:t>这为金砖国家在人工智能赋能能源、矿业和低碳技术领域开展联合研究提供了重要政策指引。</w:t>
      </w:r>
      <w:del w:id="26" w:author="DELL" w:date="2026-06-17T08:28:00Z">
        <w:r>
          <w:rPr>
            <w:color w:val="000000" w:themeColor="text1"/>
            <w14:textFill>
              <w14:solidFill>
                <w14:schemeClr w14:val="tx1"/>
              </w14:solidFill>
            </w14:textFill>
          </w:rPr>
          <w:delText>此后</w:delText>
        </w:r>
      </w:del>
      <w:ins w:id="27" w:author="DELL" w:date="2026-06-17T08:28:00Z">
        <w:r>
          <w:rPr>
            <w:rFonts w:hint="eastAsia"/>
            <w:color w:val="000000" w:themeColor="text1"/>
            <w14:textFill>
              <w14:solidFill>
                <w14:schemeClr w14:val="tx1"/>
              </w14:solidFill>
            </w14:textFill>
          </w:rPr>
          <w:t>2</w:t>
        </w:r>
      </w:ins>
      <w:ins w:id="28" w:author="DELL" w:date="2026-06-17T08:28:00Z">
        <w:r>
          <w:rPr>
            <w:color w:val="000000" w:themeColor="text1"/>
            <w14:textFill>
              <w14:solidFill>
                <w14:schemeClr w14:val="tx1"/>
              </w14:solidFill>
            </w14:textFill>
          </w:rPr>
          <w:t>025</w:t>
        </w:r>
      </w:ins>
      <w:ins w:id="29" w:author="DELL" w:date="2026-06-17T08:28:00Z">
        <w:r>
          <w:rPr>
            <w:rFonts w:hint="eastAsia"/>
            <w:color w:val="000000" w:themeColor="text1"/>
            <w14:textFill>
              <w14:solidFill>
                <w14:schemeClr w14:val="tx1"/>
              </w14:solidFill>
            </w14:textFill>
          </w:rPr>
          <w:t>年、2</w:t>
        </w:r>
      </w:ins>
      <w:ins w:id="30" w:author="DELL" w:date="2026-06-17T08:28:00Z">
        <w:r>
          <w:rPr>
            <w:color w:val="000000" w:themeColor="text1"/>
            <w14:textFill>
              <w14:solidFill>
                <w14:schemeClr w14:val="tx1"/>
              </w14:solidFill>
            </w14:textFill>
          </w:rPr>
          <w:t>026</w:t>
        </w:r>
      </w:ins>
      <w:ins w:id="31" w:author="DELL" w:date="2026-06-17T08:28:00Z">
        <w:r>
          <w:rPr>
            <w:rFonts w:hint="eastAsia"/>
            <w:color w:val="000000" w:themeColor="text1"/>
            <w14:textFill>
              <w14:solidFill>
                <w14:schemeClr w14:val="tx1"/>
              </w14:solidFill>
            </w14:textFill>
          </w:rPr>
          <w:t>年</w:t>
        </w:r>
      </w:ins>
      <w:r>
        <w:rPr>
          <w:color w:val="000000" w:themeColor="text1"/>
          <w14:textFill>
            <w14:solidFill>
              <w14:schemeClr w14:val="tx1"/>
            </w14:solidFill>
          </w14:textFill>
        </w:rPr>
        <w:t>，习近平总书记在金砖国家领导人线上峰会以及同俄罗斯总统普京会晤中多次强调，要加强金砖国家等多边平台协调配合，推动能源资源、科技创新等务实合作提质升级，积极布局前沿领域合作，以新质生产力打造增长新引擎。俄罗斯联邦政府2025年5月第1218-P号决议（附件</w:t>
      </w:r>
      <w:del w:id="32" w:author="DELL" w:date="2026-06-17T08:29:00Z">
        <w:r>
          <w:rPr>
            <w:color w:val="000000" w:themeColor="text1"/>
            <w14:textFill>
              <w14:solidFill>
                <w14:schemeClr w14:val="tx1"/>
              </w14:solidFill>
            </w14:textFill>
          </w:rPr>
          <w:delText>1</w:delText>
        </w:r>
      </w:del>
      <w:ins w:id="33" w:author="DELL" w:date="2026-06-17T08:29:00Z">
        <w:r>
          <w:rPr>
            <w:color w:val="000000" w:themeColor="text1"/>
            <w14:textFill>
              <w14:solidFill>
                <w14:schemeClr w14:val="tx1"/>
              </w14:solidFill>
            </w14:textFill>
          </w:rPr>
          <w:t>2</w:t>
        </w:r>
      </w:ins>
      <w:r>
        <w:rPr>
          <w:color w:val="000000" w:themeColor="text1"/>
          <w14:textFill>
            <w14:solidFill>
              <w14:schemeClr w14:val="tx1"/>
            </w14:solidFill>
          </w14:textFill>
        </w:rPr>
        <w:t>）围绕创新国际科技合作形式，提出支持多边合作框架下的前瞻性研究</w:t>
      </w:r>
      <w:del w:id="34" w:author="DELL" w:date="2026-06-17T08:29:00Z">
        <w:r>
          <w:rPr>
            <w:rFonts w:hint="eastAsia"/>
            <w:color w:val="000000" w:themeColor="text1"/>
            <w14:textFill>
              <w14:solidFill>
                <w14:schemeClr w14:val="tx1"/>
              </w14:solidFill>
            </w14:textFill>
          </w:rPr>
          <w:delText>，</w:delText>
        </w:r>
      </w:del>
      <w:ins w:id="35" w:author="DELL" w:date="2026-06-17T08:29:00Z">
        <w:r>
          <w:rPr>
            <w:rFonts w:hint="eastAsia"/>
            <w:color w:val="000000" w:themeColor="text1"/>
            <w14:textFill>
              <w14:solidFill>
                <w14:schemeClr w14:val="tx1"/>
              </w14:solidFill>
            </w14:textFill>
          </w:rPr>
          <w:t>、</w:t>
        </w:r>
      </w:ins>
      <w:r>
        <w:rPr>
          <w:color w:val="000000" w:themeColor="text1"/>
          <w14:textFill>
            <w14:solidFill>
              <w14:schemeClr w14:val="tx1"/>
            </w14:solidFill>
          </w14:textFill>
        </w:rPr>
        <w:t>组建全球科技卓越中心</w:t>
      </w:r>
      <w:del w:id="36" w:author="DELL" w:date="2026-06-17T08:29:00Z">
        <w:r>
          <w:rPr>
            <w:rFonts w:hint="eastAsia"/>
            <w:color w:val="000000" w:themeColor="text1"/>
            <w14:textFill>
              <w14:solidFill>
                <w14:schemeClr w14:val="tx1"/>
              </w14:solidFill>
            </w14:textFill>
          </w:rPr>
          <w:delText>，</w:delText>
        </w:r>
      </w:del>
      <w:ins w:id="37" w:author="DELL" w:date="2026-06-17T08:29:00Z">
        <w:r>
          <w:rPr>
            <w:rFonts w:hint="eastAsia"/>
            <w:color w:val="000000" w:themeColor="text1"/>
            <w14:textFill>
              <w14:solidFill>
                <w14:schemeClr w14:val="tx1"/>
              </w14:solidFill>
            </w14:textFill>
          </w:rPr>
          <w:t>、</w:t>
        </w:r>
      </w:ins>
      <w:r>
        <w:rPr>
          <w:color w:val="000000" w:themeColor="text1"/>
          <w14:textFill>
            <w14:solidFill>
              <w14:schemeClr w14:val="tx1"/>
            </w14:solidFill>
          </w14:textFill>
        </w:rPr>
        <w:t>发展国际多边科技项目</w:t>
      </w:r>
      <w:ins w:id="38" w:author="DELL" w:date="2026-06-17T08:29:00Z">
        <w:r>
          <w:rPr>
            <w:rFonts w:hint="eastAsia"/>
            <w:color w:val="000000" w:themeColor="text1"/>
            <w14:textFill>
              <w14:solidFill>
                <w14:schemeClr w14:val="tx1"/>
              </w14:solidFill>
            </w14:textFill>
          </w:rPr>
          <w:t>与</w:t>
        </w:r>
      </w:ins>
      <w:del w:id="39" w:author="DELL" w:date="2026-06-17T08:29:00Z">
        <w:r>
          <w:rPr>
            <w:color w:val="000000" w:themeColor="text1"/>
            <w14:textFill>
              <w14:solidFill>
                <w14:schemeClr w14:val="tx1"/>
              </w14:solidFill>
            </w14:textFill>
          </w:rPr>
          <w:delText>、</w:delText>
        </w:r>
      </w:del>
      <w:r>
        <w:rPr>
          <w:color w:val="000000" w:themeColor="text1"/>
          <w14:textFill>
            <w14:solidFill>
              <w14:schemeClr w14:val="tx1"/>
            </w14:solidFill>
          </w14:textFill>
        </w:rPr>
        <w:t>联盟</w:t>
      </w:r>
      <w:del w:id="40" w:author="DELL" w:date="2026-06-17T08:30:00Z">
        <w:r>
          <w:rPr>
            <w:color w:val="000000" w:themeColor="text1"/>
            <w14:textFill>
              <w14:solidFill>
                <w14:schemeClr w14:val="tx1"/>
              </w14:solidFill>
            </w14:textFill>
          </w:rPr>
          <w:delText>及其他合作形式</w:delText>
        </w:r>
      </w:del>
      <w:del w:id="41" w:author="DELL" w:date="2026-06-17T08:30:00Z">
        <w:r>
          <w:rPr>
            <w:rFonts w:hint="eastAsia"/>
            <w:color w:val="000000" w:themeColor="text1"/>
            <w14:textFill>
              <w14:solidFill>
                <w14:schemeClr w14:val="tx1"/>
              </w14:solidFill>
            </w14:textFill>
          </w:rPr>
          <w:delText>，</w:delText>
        </w:r>
      </w:del>
      <w:ins w:id="42" w:author="DELL" w:date="2026-06-17T08:30:00Z">
        <w:r>
          <w:rPr>
            <w:rFonts w:hint="eastAsia"/>
            <w:color w:val="000000" w:themeColor="text1"/>
            <w14:textFill>
              <w14:solidFill>
                <w14:schemeClr w14:val="tx1"/>
              </w14:solidFill>
            </w14:textFill>
          </w:rPr>
          <w:t>、</w:t>
        </w:r>
      </w:ins>
      <w:r>
        <w:rPr>
          <w:color w:val="000000" w:themeColor="text1"/>
          <w14:textFill>
            <w14:solidFill>
              <w14:schemeClr w14:val="tx1"/>
            </w14:solidFill>
          </w14:textFill>
        </w:rPr>
        <w:t>建立互补型和对称型实验室及科技中心</w:t>
      </w:r>
      <w:del w:id="43" w:author="DELL" w:date="2026-06-17T08:30:00Z">
        <w:r>
          <w:rPr>
            <w:rFonts w:hint="eastAsia"/>
            <w:color w:val="000000" w:themeColor="text1"/>
            <w14:textFill>
              <w14:solidFill>
                <w14:schemeClr w14:val="tx1"/>
              </w14:solidFill>
            </w14:textFill>
          </w:rPr>
          <w:delText>，</w:delText>
        </w:r>
      </w:del>
      <w:ins w:id="44" w:author="DELL" w:date="2026-06-17T08:30:00Z">
        <w:r>
          <w:rPr>
            <w:rFonts w:hint="eastAsia"/>
            <w:color w:val="000000" w:themeColor="text1"/>
            <w14:textFill>
              <w14:solidFill>
                <w14:schemeClr w14:val="tx1"/>
              </w14:solidFill>
            </w14:textFill>
          </w:rPr>
          <w:t>、</w:t>
        </w:r>
      </w:ins>
      <w:r>
        <w:rPr>
          <w:color w:val="000000" w:themeColor="text1"/>
          <w14:textFill>
            <w14:solidFill>
              <w14:schemeClr w14:val="tx1"/>
            </w14:solidFill>
          </w14:textFill>
        </w:rPr>
        <w:t>吸引世界顶尖科学家和优秀青年人才参与国际合作项目等战略任务。</w:t>
      </w:r>
      <w:r>
        <w:rPr>
          <w:b/>
          <w:bCs/>
          <w:color w:val="000000" w:themeColor="text1"/>
          <w14:textFill>
            <w14:solidFill>
              <w14:schemeClr w14:val="tx1"/>
            </w14:solidFill>
          </w14:textFill>
        </w:rPr>
        <w:t>中俄双方政策导向在科技创新、人工智能、多边合作和能源资源领域具有高度契合性，为</w:t>
      </w:r>
      <w:r>
        <w:rPr>
          <w:rFonts w:hint="eastAsia"/>
          <w:b/>
          <w:bCs/>
          <w:color w:val="000000" w:themeColor="text1"/>
          <w14:textFill>
            <w14:solidFill>
              <w14:schemeClr w14:val="tx1"/>
            </w14:solidFill>
          </w14:textFill>
        </w:rPr>
        <w:t>本项目开展</w:t>
      </w:r>
      <w:r>
        <w:rPr>
          <w:b/>
          <w:bCs/>
          <w:color w:val="000000" w:themeColor="text1"/>
          <w14:textFill>
            <w14:solidFill>
              <w14:schemeClr w14:val="tx1"/>
            </w14:solidFill>
          </w14:textFill>
        </w:rPr>
        <w:t>联合研究奠定了良好基础。</w:t>
      </w:r>
    </w:p>
    <w:p w14:paraId="24B8FEF2">
      <w:pPr>
        <w:pStyle w:val="3"/>
        <w:ind w:firstLine="480"/>
        <w:rPr>
          <w:color w:val="000000" w:themeColor="text1"/>
          <w14:textFill>
            <w14:solidFill>
              <w14:schemeClr w14:val="tx1"/>
            </w14:solidFill>
          </w14:textFill>
        </w:rPr>
      </w:pPr>
      <w:del w:id="45" w:author="DELL" w:date="2026-06-17T08:30:00Z">
        <w:r>
          <w:rPr>
            <w:rFonts w:hint="eastAsia"/>
            <w:color w:val="000000" w:themeColor="text1"/>
            <w14:textFill>
              <w14:solidFill>
                <w14:schemeClr w14:val="tx1"/>
              </w14:solidFill>
            </w14:textFill>
          </w:rPr>
          <w:delText>在此背景下，</w:delText>
        </w:r>
      </w:del>
      <w:r>
        <w:rPr>
          <w:rFonts w:hint="eastAsia"/>
          <w:color w:val="000000" w:themeColor="text1"/>
          <w14:textFill>
            <w14:solidFill>
              <w14:schemeClr w14:val="tx1"/>
            </w14:solidFill>
          </w14:textFill>
        </w:rPr>
        <w:t>CO</w:t>
      </w:r>
      <w:r>
        <w:rPr>
          <w:color w:val="000000" w:themeColor="text1"/>
          <w14:textFill>
            <w14:solidFill>
              <w14:schemeClr w14:val="tx1"/>
            </w14:solidFill>
          </w14:textFill>
        </w:rPr>
        <w:t>₂</w:t>
      </w:r>
      <w:r>
        <w:rPr>
          <w:rFonts w:hint="eastAsia"/>
          <w:color w:val="000000" w:themeColor="text1"/>
          <w14:textFill>
            <w14:solidFill>
              <w14:schemeClr w14:val="tx1"/>
            </w14:solidFill>
          </w14:textFill>
        </w:rPr>
        <w:t>深地封存与H</w:t>
      </w:r>
      <w:r>
        <w:rPr>
          <w:color w:val="000000" w:themeColor="text1"/>
          <w14:textFill>
            <w14:solidFill>
              <w14:schemeClr w14:val="tx1"/>
            </w14:solidFill>
          </w14:textFill>
        </w:rPr>
        <w:t>₂</w:t>
      </w:r>
      <w:r>
        <w:rPr>
          <w:rFonts w:hint="eastAsia"/>
          <w:color w:val="000000" w:themeColor="text1"/>
          <w14:textFill>
            <w14:solidFill>
              <w14:schemeClr w14:val="tx1"/>
            </w14:solidFill>
          </w14:textFill>
        </w:rPr>
        <w:t>地下储用不仅是应对</w:t>
      </w:r>
      <w:ins w:id="46" w:author="DELL" w:date="2026-06-17T08:30:00Z">
        <w:r>
          <w:rPr>
            <w:rFonts w:hint="eastAsia"/>
            <w:color w:val="000000" w:themeColor="text1"/>
            <w14:textFill>
              <w14:solidFill>
                <w14:schemeClr w14:val="tx1"/>
              </w14:solidFill>
            </w14:textFill>
          </w:rPr>
          <w:t>全球</w:t>
        </w:r>
      </w:ins>
      <w:r>
        <w:rPr>
          <w:rFonts w:hint="eastAsia"/>
          <w:color w:val="000000" w:themeColor="text1"/>
          <w14:textFill>
            <w14:solidFill>
              <w14:schemeClr w14:val="tx1"/>
            </w14:solidFill>
          </w14:textFill>
        </w:rPr>
        <w:t>气候变化、保障</w:t>
      </w:r>
      <w:ins w:id="47" w:author="DELL" w:date="2026-06-17T08:30:00Z">
        <w:r>
          <w:rPr>
            <w:rFonts w:hint="eastAsia"/>
            <w:color w:val="000000" w:themeColor="text1"/>
            <w14:textFill>
              <w14:solidFill>
                <w14:schemeClr w14:val="tx1"/>
              </w14:solidFill>
            </w14:textFill>
          </w:rPr>
          <w:t>国家</w:t>
        </w:r>
      </w:ins>
      <w:r>
        <w:rPr>
          <w:rFonts w:hint="eastAsia"/>
          <w:color w:val="000000" w:themeColor="text1"/>
          <w14:textFill>
            <w14:solidFill>
              <w14:schemeClr w14:val="tx1"/>
            </w14:solidFill>
          </w14:textFill>
        </w:rPr>
        <w:t>能源安全的重要技术方向，也是中俄伊等资源型国家共同面临的现实</w:t>
      </w:r>
      <w:ins w:id="48" w:author="DELL" w:date="2026-06-17T08:31:00Z">
        <w:r>
          <w:rPr>
            <w:rFonts w:hint="eastAsia"/>
            <w:color w:val="000000" w:themeColor="text1"/>
            <w14:textFill>
              <w14:solidFill>
                <w14:schemeClr w14:val="tx1"/>
              </w14:solidFill>
            </w14:textFill>
          </w:rPr>
          <w:t>创新</w:t>
        </w:r>
      </w:ins>
      <w:r>
        <w:rPr>
          <w:rFonts w:hint="eastAsia"/>
          <w:color w:val="000000" w:themeColor="text1"/>
          <w14:textFill>
            <w14:solidFill>
              <w14:schemeClr w14:val="tx1"/>
            </w14:solidFill>
          </w14:textFill>
        </w:rPr>
        <w:t>需求。废弃矿井、枯竭油气藏、盐穴等多类型地下空间具有广阔的储碳、储氢和再利用潜力，但其长期安全运行面临气体运移规律复杂、密封完整性难以评价、监测数据分散、风险预警智能化不足等共性技术瓶颈，</w:t>
      </w:r>
      <w:r>
        <w:rPr>
          <w:rFonts w:hint="eastAsia"/>
          <w:b/>
          <w:bCs/>
          <w:color w:val="000000" w:themeColor="text1"/>
          <w14:textFill>
            <w14:solidFill>
              <w14:schemeClr w14:val="tx1"/>
            </w14:solidFill>
          </w14:textFill>
        </w:rPr>
        <w:t>亟需通过人工智能、大型语言模型、</w:t>
      </w:r>
      <w:r>
        <w:rPr>
          <w:b/>
          <w:bCs/>
          <w:color w:val="000000" w:themeColor="text1"/>
          <w14:textFill>
            <w14:solidFill>
              <w14:schemeClr w14:val="tx1"/>
            </w14:solidFill>
          </w14:textFill>
        </w:rPr>
        <w:t>数字化重构</w:t>
      </w:r>
      <w:r>
        <w:rPr>
          <w:rFonts w:hint="eastAsia"/>
          <w:b/>
          <w:bCs/>
          <w:color w:val="000000" w:themeColor="text1"/>
          <w14:textFill>
            <w14:solidFill>
              <w14:schemeClr w14:val="tx1"/>
            </w14:solidFill>
          </w14:textFill>
        </w:rPr>
        <w:t>和联邦学习等技术形成跨场景、跨国家的智能监测与决策平台。</w:t>
      </w:r>
    </w:p>
    <w:p w14:paraId="720BDF3D">
      <w:pPr>
        <w:pStyle w:val="3"/>
        <w:ind w:firstLine="482"/>
        <w:rPr>
          <w:ins w:id="49" w:author="DELL" w:date="2026-06-17T08:44:00Z"/>
          <w:color w:val="000000" w:themeColor="text1"/>
          <w14:textFill>
            <w14:solidFill>
              <w14:schemeClr w14:val="tx1"/>
            </w14:solidFill>
          </w14:textFill>
        </w:rPr>
      </w:pPr>
      <w:del w:id="50" w:author="DELL" w:date="2026-06-17T08:31:00Z">
        <w:r>
          <w:rPr>
            <w:rFonts w:hint="eastAsia"/>
            <w:b/>
            <w:bCs/>
            <w:color w:val="000000" w:themeColor="text1"/>
            <w14:textFill>
              <w14:solidFill>
                <w14:schemeClr w14:val="tx1"/>
              </w14:solidFill>
            </w14:textFill>
          </w:rPr>
          <w:delText>同时，</w:delText>
        </w:r>
      </w:del>
      <w:ins w:id="51" w:author="DELL" w:date="2026-06-17T08:54:00Z">
        <w:r>
          <w:rPr>
            <w:rFonts w:hint="eastAsia"/>
            <w:b/>
            <w:bCs/>
            <w:color w:val="000000" w:themeColor="text1"/>
            <w14:textFill>
              <w14:solidFill>
                <w14:schemeClr w14:val="tx1"/>
              </w14:solidFill>
            </w14:textFill>
          </w:rPr>
          <w:t>翟翠霞教授所在</w:t>
        </w:r>
      </w:ins>
      <w:ins w:id="52" w:author="DELL" w:date="2026-06-17T08:35:00Z">
        <w:r>
          <w:rPr>
            <w:rFonts w:hint="eastAsia"/>
            <w:b/>
            <w:bCs/>
            <w:color w:val="000000" w:themeColor="text1"/>
            <w14:textFill>
              <w14:solidFill>
                <w14:schemeClr w14:val="tx1"/>
              </w14:solidFill>
            </w14:textFill>
          </w:rPr>
          <w:t>中国矿业大学</w:t>
        </w:r>
      </w:ins>
      <w:ins w:id="53" w:author="DELL" w:date="2026-06-17T09:40:00Z">
        <w:r>
          <w:rPr>
            <w:rFonts w:hint="eastAsia"/>
            <w:b/>
            <w:bCs/>
            <w:color w:val="000000" w:themeColor="text1"/>
            <w14:textFill>
              <w14:solidFill>
                <w14:schemeClr w14:val="tx1"/>
              </w14:solidFill>
            </w14:textFill>
          </w:rPr>
          <w:t>张吉雄教授</w:t>
        </w:r>
      </w:ins>
      <w:ins w:id="54" w:author="DELL" w:date="2026-06-17T08:45:00Z">
        <w:r>
          <w:rPr>
            <w:rFonts w:hint="eastAsia"/>
            <w:b/>
            <w:bCs/>
            <w:color w:val="000000" w:themeColor="text1"/>
            <w14:textFill>
              <w14:solidFill>
                <w14:schemeClr w14:val="tx1"/>
              </w14:solidFill>
            </w14:textFill>
          </w:rPr>
          <w:t>团队</w:t>
        </w:r>
      </w:ins>
      <w:del w:id="55" w:author="DELL" w:date="2026-06-17T08:35:00Z">
        <w:r>
          <w:rPr>
            <w:b/>
            <w:bCs/>
            <w:color w:val="000000" w:themeColor="text1"/>
            <w14:textFill>
              <w14:solidFill>
                <w14:schemeClr w14:val="tx1"/>
              </w14:solidFill>
            </w14:textFill>
          </w:rPr>
          <w:delText>中</w:delText>
        </w:r>
      </w:del>
      <w:ins w:id="56" w:author="DELL" w:date="2026-06-17T08:36:00Z">
        <w:r>
          <w:rPr>
            <w:rFonts w:hint="eastAsia"/>
            <w:b/>
            <w:bCs/>
            <w:color w:val="000000" w:themeColor="text1"/>
            <w14:textFill>
              <w14:solidFill>
                <w14:schemeClr w14:val="tx1"/>
              </w14:solidFill>
            </w14:textFill>
          </w:rPr>
          <w:t>、辽宁大学潘一山院士团队</w:t>
        </w:r>
      </w:ins>
      <w:ins w:id="57" w:author="DELL" w:date="2026-06-17T08:38:00Z">
        <w:r>
          <w:rPr>
            <w:rFonts w:hint="eastAsia"/>
            <w:b/>
            <w:bCs/>
            <w:color w:val="000000" w:themeColor="text1"/>
            <w14:textFill>
              <w14:solidFill>
                <w14:schemeClr w14:val="tx1"/>
              </w14:solidFill>
            </w14:textFill>
          </w:rPr>
          <w:t>、煤科总院深地科学研究院团队</w:t>
        </w:r>
      </w:ins>
      <w:del w:id="58" w:author="DELL" w:date="2026-06-17T08:37:00Z">
        <w:r>
          <w:rPr>
            <w:b/>
            <w:bCs/>
            <w:color w:val="000000" w:themeColor="text1"/>
            <w14:textFill>
              <w14:solidFill>
                <w14:schemeClr w14:val="tx1"/>
              </w14:solidFill>
            </w14:textFill>
          </w:rPr>
          <w:delText>俄双方</w:delText>
        </w:r>
      </w:del>
      <w:r>
        <w:rPr>
          <w:b/>
          <w:bCs/>
          <w:color w:val="000000" w:themeColor="text1"/>
          <w14:textFill>
            <w14:solidFill>
              <w14:schemeClr w14:val="tx1"/>
            </w14:solidFill>
          </w14:textFill>
        </w:rPr>
        <w:t>长期以来</w:t>
      </w:r>
      <w:ins w:id="59" w:author="DELL" w:date="2026-06-17T08:38:00Z">
        <w:r>
          <w:rPr>
            <w:rFonts w:hint="eastAsia"/>
            <w:color w:val="000000" w:themeColor="text1"/>
            <w14:textFill>
              <w14:solidFill>
                <w14:schemeClr w14:val="tx1"/>
              </w14:solidFill>
            </w14:textFill>
          </w:rPr>
          <w:t>与</w:t>
        </w:r>
      </w:ins>
      <w:ins w:id="60" w:author="DELL" w:date="2026-06-17T08:39:00Z">
        <w:r>
          <w:rPr>
            <w:rFonts w:hint="eastAsia"/>
            <w:b/>
            <w:bCs/>
            <w:color w:val="000000" w:themeColor="text1"/>
            <w14:textFill>
              <w14:solidFill>
                <w14:schemeClr w14:val="tx1"/>
              </w14:solidFill>
            </w14:textFill>
          </w:rPr>
          <w:t>俄方古杰夫院士</w:t>
        </w:r>
      </w:ins>
      <w:ins w:id="61" w:author="DELL" w:date="2026-06-17T08:40:00Z">
        <w:r>
          <w:rPr>
            <w:rFonts w:hint="eastAsia"/>
            <w:b/>
            <w:bCs/>
            <w:color w:val="000000" w:themeColor="text1"/>
            <w14:textFill>
              <w14:solidFill>
                <w14:schemeClr w14:val="tx1"/>
              </w14:solidFill>
            </w14:textFill>
          </w:rPr>
          <w:t>的</w:t>
        </w:r>
      </w:ins>
      <w:ins w:id="62" w:author="DELL" w:date="2026-06-17T08:40:00Z">
        <w:r>
          <w:rPr>
            <w:b/>
            <w:bCs/>
            <w:color w:val="000000" w:themeColor="text1"/>
            <w14:textFill>
              <w14:solidFill>
                <w14:schemeClr w14:val="tx1"/>
              </w14:solidFill>
            </w14:textFill>
          </w:rPr>
          <w:t>彼尔姆国立研究型理工大学团队</w:t>
        </w:r>
      </w:ins>
      <w:del w:id="63" w:author="DELL" w:date="2026-06-17T08:38:00Z">
        <w:r>
          <w:rPr>
            <w:b w:val="0"/>
            <w:bCs w:val="0"/>
            <w:color w:val="000000" w:themeColor="text1"/>
            <w:rPrChange w:id="64" w:author="DELL" w:date="2026-06-17T08:38:00Z">
              <w:rPr>
                <w:b/>
                <w:bCs/>
                <w:color w:val="000000" w:themeColor="text1"/>
                <w14:textFill>
                  <w14:solidFill>
                    <w14:schemeClr w14:val="tx1"/>
                  </w14:solidFill>
                </w14:textFill>
              </w:rPr>
            </w:rPrChange>
            <w14:textFill>
              <w14:solidFill>
                <w14:schemeClr w14:val="tx1"/>
              </w14:solidFill>
            </w14:textFill>
          </w:rPr>
          <w:delText>已</w:delText>
        </w:r>
      </w:del>
      <w:r>
        <w:rPr>
          <w:b w:val="0"/>
          <w:bCs w:val="0"/>
          <w:color w:val="000000" w:themeColor="text1"/>
          <w:rPrChange w:id="65" w:author="DELL" w:date="2026-06-17T08:38:00Z">
            <w:rPr>
              <w:b/>
              <w:bCs/>
              <w:color w:val="000000" w:themeColor="text1"/>
              <w14:textFill>
                <w14:solidFill>
                  <w14:schemeClr w14:val="tx1"/>
                </w14:solidFill>
              </w14:textFill>
            </w:rPr>
          </w:rPrChange>
          <w14:textFill>
            <w14:solidFill>
              <w14:schemeClr w14:val="tx1"/>
            </w14:solidFill>
          </w14:textFill>
        </w:rPr>
        <w:t>通过国际会议、学术报告交流、联合发表论文、共建期刊等方式</w:t>
      </w:r>
      <w:ins w:id="66" w:author="DELL" w:date="2026-06-17T08:41:00Z">
        <w:r>
          <w:rPr>
            <w:rFonts w:hint="eastAsia"/>
            <w:color w:val="000000" w:themeColor="text1"/>
            <w14:textFill>
              <w14:solidFill>
                <w14:schemeClr w14:val="tx1"/>
              </w14:solidFill>
            </w14:textFill>
          </w:rPr>
          <w:t>有二十余年的学术交流合作，</w:t>
        </w:r>
      </w:ins>
      <w:r>
        <w:rPr>
          <w:b w:val="0"/>
          <w:bCs w:val="0"/>
          <w:color w:val="000000" w:themeColor="text1"/>
          <w:rPrChange w:id="67" w:author="DELL" w:date="2026-06-17T08:38:00Z">
            <w:rPr>
              <w:b/>
              <w:bCs/>
              <w:color w:val="000000" w:themeColor="text1"/>
              <w14:textFill>
                <w14:solidFill>
                  <w14:schemeClr w14:val="tx1"/>
                </w14:solidFill>
              </w14:textFill>
            </w:rPr>
          </w:rPrChange>
          <w14:textFill>
            <w14:solidFill>
              <w14:schemeClr w14:val="tx1"/>
            </w14:solidFill>
          </w14:textFill>
        </w:rPr>
        <w:t>形成了良好的合作</w:t>
      </w:r>
      <w:ins w:id="68" w:author="DELL" w:date="2026-06-17T08:41:00Z">
        <w:r>
          <w:rPr>
            <w:rFonts w:hint="eastAsia"/>
            <w:color w:val="000000" w:themeColor="text1"/>
            <w14:textFill>
              <w14:solidFill>
                <w14:schemeClr w14:val="tx1"/>
              </w14:solidFill>
            </w14:textFill>
          </w:rPr>
          <w:t>互信</w:t>
        </w:r>
      </w:ins>
      <w:r>
        <w:rPr>
          <w:b w:val="0"/>
          <w:bCs w:val="0"/>
          <w:color w:val="000000" w:themeColor="text1"/>
          <w:rPrChange w:id="69" w:author="DELL" w:date="2026-06-17T08:38:00Z">
            <w:rPr>
              <w:b/>
              <w:bCs/>
              <w:color w:val="000000" w:themeColor="text1"/>
              <w14:textFill>
                <w14:solidFill>
                  <w14:schemeClr w14:val="tx1"/>
                </w14:solidFill>
              </w14:textFill>
            </w:rPr>
          </w:rPrChange>
          <w14:textFill>
            <w14:solidFill>
              <w14:schemeClr w14:val="tx1"/>
            </w14:solidFill>
          </w14:textFill>
        </w:rPr>
        <w:t>基础</w:t>
      </w:r>
      <w:r>
        <w:rPr>
          <w:rFonts w:hint="eastAsia"/>
          <w:b w:val="0"/>
          <w:bCs w:val="0"/>
          <w:color w:val="000000" w:themeColor="text1"/>
          <w:rPrChange w:id="70" w:author="DELL" w:date="2026-06-17T08:38:00Z">
            <w:rPr>
              <w:rFonts w:hint="eastAsia"/>
              <w:b/>
              <w:bCs/>
              <w:color w:val="000000" w:themeColor="text1"/>
              <w14:textFill>
                <w14:solidFill>
                  <w14:schemeClr w14:val="tx1"/>
                </w14:solidFill>
              </w14:textFill>
            </w:rPr>
          </w:rPrChange>
          <w14:textFill>
            <w14:solidFill>
              <w14:schemeClr w14:val="tx1"/>
            </w14:solidFill>
          </w14:textFill>
        </w:rPr>
        <w:t>。</w:t>
      </w:r>
      <w:ins w:id="71" w:author="DELL" w:date="2026-06-17T08:42:00Z">
        <w:r>
          <w:rPr>
            <w:rFonts w:hint="eastAsia"/>
            <w:color w:val="000000" w:themeColor="text1"/>
            <w14:textFill>
              <w14:solidFill>
                <w14:schemeClr w14:val="tx1"/>
              </w14:solidFill>
            </w14:textFill>
          </w:rPr>
          <w:t>中俄双方在邮件信函、</w:t>
        </w:r>
      </w:ins>
      <w:ins w:id="72" w:author="DELL" w:date="2026-06-17T08:43:00Z">
        <w:r>
          <w:rPr>
            <w:rFonts w:hint="eastAsia"/>
            <w:color w:val="000000" w:themeColor="text1"/>
            <w14:textFill>
              <w14:solidFill>
                <w14:schemeClr w14:val="tx1"/>
              </w14:solidFill>
            </w14:textFill>
          </w:rPr>
          <w:t>线下见面交流中，均计划将</w:t>
        </w:r>
      </w:ins>
      <w:del w:id="73" w:author="DELL" w:date="2026-06-17T08:43:00Z">
        <w:r>
          <w:rPr>
            <w:color w:val="000000" w:themeColor="text1"/>
            <w14:textFill>
              <w14:solidFill>
                <w14:schemeClr w14:val="tx1"/>
              </w14:solidFill>
            </w14:textFill>
          </w:rPr>
          <w:delText>但</w:delText>
        </w:r>
      </w:del>
      <w:r>
        <w:rPr>
          <w:color w:val="000000" w:themeColor="text1"/>
          <w14:textFill>
            <w14:solidFill>
              <w14:schemeClr w14:val="tx1"/>
            </w14:solidFill>
          </w14:textFill>
        </w:rPr>
        <w:t>现有</w:t>
      </w:r>
      <w:del w:id="74" w:author="DELL" w:date="2026-06-17T08:43:00Z">
        <w:r>
          <w:rPr>
            <w:color w:val="000000" w:themeColor="text1"/>
            <w14:textFill>
              <w14:solidFill>
                <w14:schemeClr w14:val="tx1"/>
              </w14:solidFill>
            </w14:textFill>
          </w:rPr>
          <w:delText>合作仍</w:delText>
        </w:r>
      </w:del>
      <w:r>
        <w:rPr>
          <w:color w:val="000000" w:themeColor="text1"/>
          <w14:textFill>
            <w14:solidFill>
              <w14:schemeClr w14:val="tx1"/>
            </w14:solidFill>
          </w14:textFill>
        </w:rPr>
        <w:t>以线下学术交流为主</w:t>
      </w:r>
      <w:ins w:id="75" w:author="DELL" w:date="2026-06-17T08:43:00Z">
        <w:r>
          <w:rPr>
            <w:rFonts w:hint="eastAsia"/>
            <w:color w:val="000000" w:themeColor="text1"/>
            <w14:textFill>
              <w14:solidFill>
                <w14:schemeClr w14:val="tx1"/>
              </w14:solidFill>
            </w14:textFill>
          </w:rPr>
          <w:t>的</w:t>
        </w:r>
      </w:ins>
      <w:ins w:id="76" w:author="DELL" w:date="2026-06-17T08:43:00Z">
        <w:r>
          <w:rPr>
            <w:color w:val="000000" w:themeColor="text1"/>
            <w14:textFill>
              <w14:solidFill>
                <w14:schemeClr w14:val="tx1"/>
              </w14:solidFill>
            </w14:textFill>
          </w:rPr>
          <w:t>合作</w:t>
        </w:r>
      </w:ins>
      <w:ins w:id="77" w:author="DELL" w:date="2026-06-17T08:44:00Z">
        <w:r>
          <w:rPr>
            <w:rFonts w:hint="eastAsia"/>
            <w:color w:val="000000" w:themeColor="text1"/>
            <w14:textFill>
              <w14:solidFill>
                <w14:schemeClr w14:val="tx1"/>
              </w14:solidFill>
            </w14:textFill>
          </w:rPr>
          <w:t>予以深化</w:t>
        </w:r>
      </w:ins>
      <w:r>
        <w:rPr>
          <w:color w:val="000000" w:themeColor="text1"/>
          <w14:textFill>
            <w14:solidFill>
              <w14:schemeClr w14:val="tx1"/>
            </w14:solidFill>
          </w14:textFill>
        </w:rPr>
        <w:t>，</w:t>
      </w:r>
      <w:ins w:id="78" w:author="DELL" w:date="2026-06-17T08:44:00Z">
        <w:r>
          <w:rPr>
            <w:rFonts w:hint="eastAsia"/>
            <w:color w:val="000000" w:themeColor="text1"/>
            <w14:textFill>
              <w14:solidFill>
                <w14:schemeClr w14:val="tx1"/>
              </w14:solidFill>
            </w14:textFill>
          </w:rPr>
          <w:t>并</w:t>
        </w:r>
      </w:ins>
      <w:del w:id="79" w:author="DELL" w:date="2026-06-17T08:44:00Z">
        <w:r>
          <w:rPr>
            <w:color w:val="000000" w:themeColor="text1"/>
            <w14:textFill>
              <w14:solidFill>
                <w14:schemeClr w14:val="tx1"/>
              </w14:solidFill>
            </w14:textFill>
          </w:rPr>
          <w:delText>亟需通过线上线下融合、数据模型共建和数字化平台协同，创新合作机制，沉淀多方知识，</w:delText>
        </w:r>
      </w:del>
      <w:r>
        <w:rPr>
          <w:color w:val="000000" w:themeColor="text1"/>
          <w14:textFill>
            <w14:solidFill>
              <w14:schemeClr w14:val="tx1"/>
            </w14:solidFill>
          </w14:textFill>
        </w:rPr>
        <w:t>吸纳和服务更多国家同行开展多边协作。</w:t>
      </w:r>
    </w:p>
    <w:p w14:paraId="3D336980">
      <w:pPr>
        <w:pStyle w:val="3"/>
        <w:ind w:firstLine="480"/>
        <w:rPr>
          <w:ins w:id="80" w:author="DELL" w:date="2026-06-17T08:45:00Z"/>
          <w:b/>
          <w:bCs/>
          <w:color w:val="000000" w:themeColor="text1"/>
          <w14:textFill>
            <w14:solidFill>
              <w14:schemeClr w14:val="tx1"/>
            </w14:solidFill>
          </w14:textFill>
        </w:rPr>
      </w:pPr>
      <w:ins w:id="81" w:author="DELL" w:date="2026-06-17T08:45:00Z">
        <w:r>
          <w:rPr>
            <w:color w:val="000000" w:themeColor="text1"/>
            <w14:textFill>
              <w14:solidFill>
                <w14:schemeClr w14:val="tx1"/>
              </w14:solidFill>
            </w14:textFill>
          </w:rPr>
          <w:t>基于上述政策牵引和合作背景，参考我国科技部联合金砖国家各方科研资助机构在金砖国家科技创新框架计划下设立联合资助合作研究项目等行动，并对照2026年我国重点研发计划“政府间国际科技创新合作”重点专项资助指南，中俄伊三方团队经充分沟通，拟以“创新金砖”“绿色金砖”、多边务实合作和既有合作提质升级为合作方向，立足人工智能与大型语言模型快速发展背景，面向枯竭油气藏、废弃矿井、盐穴等地下空间CO₂/H₂安全储用场景，围绕多相多场耦合机理、安全性感知与智能调控、AI数字化平台开发和跨国协同建模验证等内容开展联合研究。</w:t>
        </w:r>
      </w:ins>
      <w:ins w:id="82" w:author="DELL" w:date="2026-06-17T08:45:00Z">
        <w:r>
          <w:rPr>
            <w:b/>
            <w:bCs/>
            <w:color w:val="000000" w:themeColor="text1"/>
            <w14:textFill>
              <w14:solidFill>
                <w14:schemeClr w14:val="tx1"/>
              </w14:solidFill>
            </w14:textFill>
          </w:rPr>
          <w:t>项目将通过人工智能驱动的数据融合、智能感知、风险预警和跨国模型协同，贯通“机理认知-安全评价-智能监测-平台验证”技术链条，为金砖国家能源低碳转型和战略能源储备安全提供可复制、可迁移、可推广的技术方案。</w:t>
        </w:r>
      </w:ins>
    </w:p>
    <w:p w14:paraId="221C4277">
      <w:pPr>
        <w:pStyle w:val="3"/>
        <w:ind w:firstLine="482"/>
        <w:rPr>
          <w:del w:id="83" w:author="DELL" w:date="2026-06-17T08:46:00Z"/>
          <w:color w:val="000000" w:themeColor="text1"/>
          <w14:textFill>
            <w14:solidFill>
              <w14:schemeClr w14:val="tx1"/>
            </w14:solidFill>
          </w14:textFill>
        </w:rPr>
      </w:pPr>
      <w:del w:id="84" w:author="DELL" w:date="2026-06-17T08:46:00Z">
        <w:r>
          <w:rPr>
            <w:b/>
            <w:bCs/>
            <w:color w:val="000000" w:themeColor="text1"/>
            <w14:textFill>
              <w14:solidFill>
                <w14:schemeClr w14:val="tx1"/>
              </w14:solidFill>
            </w14:textFill>
          </w:rPr>
          <w:delText>本</w:delText>
        </w:r>
      </w:del>
      <w:del w:id="85" w:author="DELL" w:date="2026-06-17T08:46:00Z">
        <w:r>
          <w:rPr>
            <w:rFonts w:hint="eastAsia"/>
            <w:b/>
            <w:bCs/>
            <w:color w:val="000000" w:themeColor="text1"/>
            <w14:textFill>
              <w14:solidFill>
                <w14:schemeClr w14:val="tx1"/>
              </w14:solidFill>
            </w14:textFill>
          </w:rPr>
          <w:delText>项目</w:delText>
        </w:r>
      </w:del>
      <w:del w:id="86" w:author="DELL" w:date="2026-06-17T08:46:00Z">
        <w:r>
          <w:rPr>
            <w:b/>
            <w:bCs/>
            <w:color w:val="000000" w:themeColor="text1"/>
            <w14:textFill>
              <w14:solidFill>
                <w14:schemeClr w14:val="tx1"/>
              </w14:solidFill>
            </w14:textFill>
          </w:rPr>
          <w:delText>由中方中国矿业大学、辽宁大学、煤炭科学研究总院有限公司，联合</w:delText>
        </w:r>
      </w:del>
      <w:del w:id="87" w:author="DELL" w:date="2026-06-17T08:39:00Z">
        <w:r>
          <w:rPr>
            <w:b/>
            <w:bCs/>
            <w:color w:val="000000" w:themeColor="text1"/>
            <w14:textFill>
              <w14:solidFill>
                <w14:schemeClr w14:val="tx1"/>
              </w14:solidFill>
            </w14:textFill>
          </w:rPr>
          <w:delText>俄罗斯以Mikhail S. Turbakov</w:delText>
        </w:r>
      </w:del>
      <w:del w:id="88" w:author="DELL" w:date="2026-06-17T08:39:00Z">
        <w:r>
          <w:rPr>
            <w:rFonts w:hint="eastAsia"/>
            <w:b/>
            <w:bCs/>
            <w:color w:val="000000" w:themeColor="text1"/>
            <w14:textFill>
              <w14:solidFill>
                <w14:schemeClr w14:val="tx1"/>
              </w14:solidFill>
            </w14:textFill>
          </w:rPr>
          <w:delText>教授</w:delText>
        </w:r>
      </w:del>
      <w:del w:id="89" w:author="DELL" w:date="2026-06-17T08:39:00Z">
        <w:r>
          <w:rPr>
            <w:b/>
            <w:bCs/>
            <w:color w:val="000000" w:themeColor="text1"/>
            <w14:textFill>
              <w14:solidFill>
                <w14:schemeClr w14:val="tx1"/>
              </w14:solidFill>
            </w14:textFill>
          </w:rPr>
          <w:delText>为牵头人的彼尔姆国立研究型理工大学团队，</w:delText>
        </w:r>
      </w:del>
      <w:del w:id="90" w:author="DELL" w:date="2026-06-17T08:46:00Z">
        <w:r>
          <w:rPr>
            <w:b/>
            <w:bCs/>
            <w:color w:val="000000" w:themeColor="text1"/>
            <w14:textFill>
              <w14:solidFill>
                <w14:schemeClr w14:val="tx1"/>
              </w14:solidFill>
            </w14:textFill>
          </w:rPr>
          <w:delText>以及伊朗萨汉德理工大学Esmaeil Fatehifar教授团队共同实施，形成中俄伊三方五家单位联合研究格局</w:delText>
        </w:r>
      </w:del>
      <w:del w:id="91" w:author="DELL" w:date="2026-06-17T08:31:00Z">
        <w:r>
          <w:rPr>
            <w:b/>
            <w:bCs/>
            <w:color w:val="000000" w:themeColor="text1"/>
            <w14:textFill>
              <w14:solidFill>
                <w14:schemeClr w14:val="tx1"/>
              </w14:solidFill>
            </w14:textFill>
          </w:rPr>
          <w:delText>（附件2）</w:delText>
        </w:r>
      </w:del>
      <w:del w:id="92" w:author="DELL" w:date="2026-06-17T08:46:00Z">
        <w:r>
          <w:rPr>
            <w:b/>
            <w:bCs/>
            <w:color w:val="000000" w:themeColor="text1"/>
            <w14:textFill>
              <w14:solidFill>
                <w14:schemeClr w14:val="tx1"/>
              </w14:solidFill>
            </w14:textFill>
          </w:rPr>
          <w:delText>。</w:delText>
        </w:r>
      </w:del>
      <w:del w:id="93" w:author="DELL" w:date="2026-06-17T08:46:00Z">
        <w:r>
          <w:rPr>
            <w:color w:val="000000" w:themeColor="text1"/>
            <w14:textFill>
              <w14:solidFill>
                <w14:schemeClr w14:val="tx1"/>
              </w14:solidFill>
            </w14:textFill>
          </w:rPr>
          <w:delText>中方与俄方团队自2010年起建立联系，并于2011年由钱七虎院士、潘一山院士、阿巴林院士与古杰夫院士共同发起中俄深部岩石力学国际会议。该会议至今已成功举办14届，合作范围逐步拓展至俄罗斯科学院西伯利亚分院、远东分院、乌拉尔分院矿业研究所，以及圣彼得堡矿业大学、原莫斯科矿业大学等多家研究机构，形成了稳定的中俄深部岩石力学学术交流网络（附件3）。潘一山院士牵头于2022年8月创办</w:delText>
        </w:r>
      </w:del>
      <w:del w:id="94" w:author="DELL" w:date="2026-06-17T08:46:00Z">
        <w:r>
          <w:rPr>
            <w:rFonts w:hint="eastAsia"/>
            <w:color w:val="000000" w:themeColor="text1"/>
            <w14:textFill>
              <w14:solidFill>
                <w14:schemeClr w14:val="tx1"/>
              </w14:solidFill>
            </w14:textFill>
          </w:rPr>
          <w:delText>了</w:delText>
        </w:r>
      </w:del>
      <w:del w:id="95" w:author="DELL" w:date="2026-06-17T08:46:00Z">
        <w:r>
          <w:rPr>
            <w:color w:val="000000" w:themeColor="text1"/>
            <w14:textFill>
              <w14:solidFill>
                <w14:schemeClr w14:val="tx1"/>
              </w14:solidFill>
            </w14:textFill>
          </w:rPr>
          <w:delText>《Geohazard Mechanics》国际期刊并组建国际化编委会，也为本项目持续开展国际交流、成果传播和学术共同体建设奠定了基础（附件4）。</w:delText>
        </w:r>
      </w:del>
    </w:p>
    <w:p w14:paraId="3E0E3FB2">
      <w:pPr>
        <w:pStyle w:val="3"/>
        <w:ind w:firstLine="480"/>
        <w:rPr>
          <w:del w:id="96" w:author="DELL" w:date="2026-06-17T08:45:00Z"/>
          <w:b/>
          <w:bCs/>
          <w:color w:val="000000" w:themeColor="text1"/>
          <w14:textFill>
            <w14:solidFill>
              <w14:schemeClr w14:val="tx1"/>
            </w14:solidFill>
          </w14:textFill>
        </w:rPr>
      </w:pPr>
      <w:del w:id="97" w:author="DELL" w:date="2026-06-17T08:45:00Z">
        <w:r>
          <w:rPr>
            <w:color w:val="000000" w:themeColor="text1"/>
            <w14:textFill>
              <w14:solidFill>
                <w14:schemeClr w14:val="tx1"/>
              </w14:solidFill>
            </w14:textFill>
          </w:rPr>
          <w:delText>基于上述政策牵引和合作背景，参考我国科技部联合金砖国家各方科研资助机构在金砖国家科技创新框架计划下设立联合资助合作研究项目等行动，并对照2026年我国重点研发计划“政府间国际科技创新合作”重点专项资助指南，中俄伊三方团队经充分沟通，拟以“创新金砖”“绿色金砖”、多边务实合作和既有合作提质升级为合作方向，立足人工智能与大型语言模型快速发展背景，面向枯竭油气藏、废弃矿井、盐穴等地下空间CO₂/H₂安全储用场景，围绕多相多场耦合机理、安全性感知与智能调控、AI数字化平台开发和跨国协同建模验证等内容开展联合研究。</w:delText>
        </w:r>
      </w:del>
      <w:del w:id="98" w:author="DELL" w:date="2026-06-17T08:45:00Z">
        <w:r>
          <w:rPr>
            <w:b/>
            <w:bCs/>
            <w:color w:val="000000" w:themeColor="text1"/>
            <w14:textFill>
              <w14:solidFill>
                <w14:schemeClr w14:val="tx1"/>
              </w14:solidFill>
            </w14:textFill>
          </w:rPr>
          <w:delText>项目将通过人工智能驱动的数据融合、智能感知、风险预警和跨国模型协同，贯通“机理认知-安全评价-智能监测-平台验证”技术链条，为金砖国家能源低碳转型和战略能源储备安全提供可复制、可迁移、可推广的技术方案。</w:delText>
        </w:r>
      </w:del>
    </w:p>
    <w:p w14:paraId="3669F902">
      <w:pPr>
        <w:pStyle w:val="5"/>
      </w:pPr>
      <w:bookmarkStart w:id="14" w:name="_Toc232421491"/>
      <w:r>
        <w:t>国内外（含合作国家/地区/组织）总体研究情况和水平、最新进展和发展前景</w:t>
      </w:r>
      <w:bookmarkEnd w:id="14"/>
    </w:p>
    <w:p w14:paraId="1A82841E">
      <w:pPr>
        <w:pStyle w:val="72"/>
      </w:pPr>
      <w:r>
        <w:rPr>
          <w:rFonts w:hint="eastAsia"/>
        </w:rPr>
        <w:t>主体表述外，还应简要列出以下内容：</w:t>
      </w:r>
    </w:p>
    <w:p w14:paraId="1C1323D4">
      <w:pPr>
        <w:pStyle w:val="72"/>
      </w:pPr>
      <w:r>
        <w:rPr>
          <w:rFonts w:hint="eastAsia"/>
        </w:rPr>
        <w:t>①</w:t>
      </w:r>
      <w:r>
        <w:t>国</w:t>
      </w:r>
      <w:r>
        <w:rPr>
          <w:rFonts w:hint="eastAsia"/>
        </w:rPr>
        <w:t>（境）</w:t>
      </w:r>
      <w:r>
        <w:t>内代表性的</w:t>
      </w:r>
      <w:r>
        <w:rPr>
          <w:rFonts w:hint="eastAsia"/>
        </w:rPr>
        <w:t>不超过</w:t>
      </w:r>
      <w:r>
        <w:t>5家从事相关研究的机构及</w:t>
      </w:r>
      <w:r>
        <w:rPr>
          <w:rFonts w:hint="eastAsia"/>
        </w:rPr>
        <w:t>不超过5项</w:t>
      </w:r>
      <w:r>
        <w:t>典型成果、代表性文献及相关专利、标准</w:t>
      </w:r>
    </w:p>
    <w:p w14:paraId="255246F2">
      <w:pPr>
        <w:pStyle w:val="72"/>
      </w:pPr>
      <w:r>
        <w:rPr>
          <w:rFonts w:hint="eastAsia"/>
        </w:rPr>
        <w:t>②</w:t>
      </w:r>
      <w:r>
        <w:t>国（境）外（含合作国家/地区/组织）代表性的</w:t>
      </w:r>
      <w:r>
        <w:rPr>
          <w:rFonts w:hint="eastAsia"/>
        </w:rPr>
        <w:t>不超过</w:t>
      </w:r>
      <w:r>
        <w:t>5家从事相关研究的机构及</w:t>
      </w:r>
      <w:r>
        <w:rPr>
          <w:rFonts w:hint="eastAsia"/>
        </w:rPr>
        <w:t>不超过5项</w:t>
      </w:r>
      <w:r>
        <w:t>典型成果、代表性文献及相关专利、标准</w:t>
      </w:r>
    </w:p>
    <w:p w14:paraId="60787DF7">
      <w:pPr>
        <w:pStyle w:val="72"/>
      </w:pPr>
      <w:r>
        <w:rPr>
          <w:rFonts w:hint="eastAsia" w:ascii="宋体" w:hAnsi="宋体" w:cs="宋体"/>
        </w:rPr>
        <w:t>③</w:t>
      </w:r>
      <w:r>
        <w:t>项目研发内容相关的国</w:t>
      </w:r>
      <w:r>
        <w:rPr>
          <w:rFonts w:hint="eastAsia"/>
        </w:rPr>
        <w:t>（境）</w:t>
      </w:r>
      <w:r>
        <w:t>内外</w:t>
      </w:r>
      <w:r>
        <w:rPr>
          <w:rFonts w:hint="eastAsia"/>
        </w:rPr>
        <w:t>不超过</w:t>
      </w:r>
      <w:r>
        <w:t>5项代表性成果、专利及标准</w:t>
      </w:r>
    </w:p>
    <w:p w14:paraId="2F260311">
      <w:pPr>
        <w:pStyle w:val="3"/>
        <w:ind w:firstLine="480"/>
      </w:pPr>
      <w:r>
        <w:rPr>
          <w:rFonts w:hint="eastAsia"/>
        </w:rPr>
        <w:t>深地CO</w:t>
      </w:r>
      <w:r>
        <w:rPr>
          <w:rFonts w:cs="Cambria Math"/>
        </w:rPr>
        <w:t>₂</w:t>
      </w:r>
      <w:r>
        <w:rPr>
          <w:rFonts w:hint="eastAsia"/>
        </w:rPr>
        <w:t>/H</w:t>
      </w:r>
      <w:r>
        <w:rPr>
          <w:rFonts w:cs="Cambria Math"/>
        </w:rPr>
        <w:t>₂</w:t>
      </w:r>
      <w:r>
        <w:rPr>
          <w:rFonts w:hint="eastAsia"/>
        </w:rPr>
        <w:t>安全储用</w:t>
      </w:r>
      <w:del w:id="99" w:author="DELL" w:date="2026-06-17T08:48:00Z">
        <w:r>
          <w:rPr>
            <w:rFonts w:hint="eastAsia"/>
          </w:rPr>
          <w:delText>是</w:delText>
        </w:r>
      </w:del>
      <w:ins w:id="100" w:author="DELL" w:date="2026-06-17T08:48:00Z">
        <w:r>
          <w:rPr>
            <w:rFonts w:hint="eastAsia"/>
          </w:rPr>
          <w:t>作为</w:t>
        </w:r>
      </w:ins>
      <w:r>
        <w:rPr>
          <w:rFonts w:hint="eastAsia"/>
        </w:rPr>
        <w:t>“双碳”目标、新型能源体系建设的重要支撑</w:t>
      </w:r>
      <w:del w:id="101" w:author="DELL" w:date="2026-06-17T08:48:00Z">
        <w:r>
          <w:rPr>
            <w:rFonts w:hint="eastAsia"/>
          </w:rPr>
          <w:delText>方向</w:delText>
        </w:r>
      </w:del>
      <w:ins w:id="102" w:author="DELL" w:date="2026-06-17T08:48:00Z">
        <w:r>
          <w:rPr>
            <w:rFonts w:hint="eastAsia"/>
          </w:rPr>
          <w:t>，已成为俄罗斯、欧美等国科技界、产业界</w:t>
        </w:r>
      </w:ins>
      <w:ins w:id="103" w:author="DELL" w:date="2026-06-17T08:49:00Z">
        <w:r>
          <w:rPr>
            <w:rFonts w:hint="eastAsia"/>
          </w:rPr>
          <w:t>研究的热点议题之一</w:t>
        </w:r>
      </w:ins>
      <w:r>
        <w:rPr>
          <w:rFonts w:hint="eastAsia"/>
        </w:rPr>
        <w:t>。我国枯竭油气藏、废弃矿井、盐穴等地下空间资源丰富，具备开展CO</w:t>
      </w:r>
      <w:r>
        <w:rPr>
          <w:rFonts w:cs="Cambria Math"/>
        </w:rPr>
        <w:t>₂</w:t>
      </w:r>
      <w:r>
        <w:rPr>
          <w:rFonts w:hint="eastAsia"/>
        </w:rPr>
        <w:t>地质封存、H</w:t>
      </w:r>
      <w:r>
        <w:rPr>
          <w:rFonts w:cs="Cambria Math"/>
        </w:rPr>
        <w:t>₂</w:t>
      </w:r>
      <w:r>
        <w:rPr>
          <w:rFonts w:hint="eastAsia"/>
        </w:rPr>
        <w:t>地下储备和地下空间再利用的良好基础。当前，国内外CO</w:t>
      </w:r>
      <w:r>
        <w:rPr>
          <w:rFonts w:cs="Cambria Math"/>
        </w:rPr>
        <w:t>₂</w:t>
      </w:r>
      <w:r>
        <w:rPr>
          <w:rFonts w:hint="eastAsia"/>
        </w:rPr>
        <w:t>封存和盐穴储氢示范工程加速推进，但CO</w:t>
      </w:r>
      <w:r>
        <w:rPr>
          <w:rFonts w:cs="Cambria Math"/>
        </w:rPr>
        <w:t>₂</w:t>
      </w:r>
      <w:r>
        <w:rPr>
          <w:rFonts w:hint="eastAsia"/>
        </w:rPr>
        <w:t>/H</w:t>
      </w:r>
      <w:r>
        <w:rPr>
          <w:rFonts w:cs="Cambria Math"/>
        </w:rPr>
        <w:t>₂</w:t>
      </w:r>
      <w:r>
        <w:rPr>
          <w:rFonts w:hint="eastAsia"/>
        </w:rPr>
        <w:t>在深地环境中</w:t>
      </w:r>
      <w:del w:id="104" w:author="DELL" w:date="2026-06-17T08:49:00Z">
        <w:r>
          <w:rPr>
            <w:rFonts w:hint="eastAsia"/>
          </w:rPr>
          <w:delText>的</w:delText>
        </w:r>
      </w:del>
      <w:r>
        <w:rPr>
          <w:rFonts w:hint="eastAsia"/>
        </w:rPr>
        <w:t>渗流、扩散、吸附、腐蚀、氢脆及热-流-力-化响应差异显著，多类型地下空间中的多相多场耦合机理尚未形成统一认识。同时，现有监测手段多依赖离散点测量，难以实现全生命周期连续感知、实时预警和闭环调控，亟需构建集多场耦合建模、智能感知预警、</w:t>
      </w:r>
      <w:r>
        <w:t>数字化重构</w:t>
      </w:r>
      <w:r>
        <w:rPr>
          <w:rFonts w:hint="eastAsia"/>
        </w:rPr>
        <w:t>和AI辅助决策于一体的深地CO</w:t>
      </w:r>
      <w:r>
        <w:rPr>
          <w:rFonts w:cs="Cambria Math"/>
        </w:rPr>
        <w:t>₂</w:t>
      </w:r>
      <w:r>
        <w:rPr>
          <w:rFonts w:hint="eastAsia"/>
        </w:rPr>
        <w:t>/H</w:t>
      </w:r>
      <w:r>
        <w:rPr>
          <w:rFonts w:cs="Cambria Math"/>
        </w:rPr>
        <w:t>₂</w:t>
      </w:r>
      <w:r>
        <w:rPr>
          <w:rFonts w:hint="eastAsia"/>
        </w:rPr>
        <w:t>储用数字化平台。</w:t>
      </w:r>
    </w:p>
    <w:p w14:paraId="074F5CDE">
      <w:pPr>
        <w:pStyle w:val="6"/>
      </w:pPr>
      <w:r>
        <w:rPr>
          <w:rFonts w:hint="eastAsia"/>
        </w:rPr>
        <w:t>总体研究情况和水平</w:t>
      </w:r>
    </w:p>
    <w:p w14:paraId="44D01CCF">
      <w:pPr>
        <w:pStyle w:val="3"/>
        <w:ind w:firstLine="480"/>
      </w:pPr>
      <w:r>
        <w:t>当前，CO₂/H₂深地储用已由机理研究和先导试验逐步进入工程示范阶段。如表1</w:t>
      </w:r>
      <w:r>
        <w:rPr>
          <w:rFonts w:hint="eastAsia"/>
        </w:rPr>
        <w:t>、表</w:t>
      </w:r>
      <w:r>
        <w:t>2所示， CO₂地质封存、盐穴储氢和枯竭油气藏储氢等方向均取得较快进展，相关示范工程表明地下空间在低碳封存和大规模储能方面具有重要潜力。总体来看，该领域研究正由单一容量评价和机理分析，向多源感知、模型预测、智能预警和运行调控一体化方向发展</w:t>
      </w:r>
      <w:r>
        <w:rPr>
          <w:rFonts w:hint="eastAsia"/>
        </w:rPr>
        <w:t>。</w:t>
      </w:r>
    </w:p>
    <w:p w14:paraId="0A924E2F">
      <w:pPr>
        <w:pStyle w:val="3"/>
        <w:ind w:firstLine="480"/>
      </w:pPr>
      <w:r>
        <w:rPr>
          <w:rFonts w:hint="eastAsia"/>
        </w:rPr>
        <w:t>在数字化平台方面，“云-边-端”协同架构已成为深地储能监测的重要发展方向。端侧负责压力、温度、应变、微震、气体浓度等多参量原位采集；边缘侧承担数据清洗、异常识别和现场快速预警；云端负责数据管理、多物理场模拟、数字化重构更新和跨场景参数优化。该架构兼顾现场实时响应和云端复杂计算能力，是实现深地储用全生命周期智能监控的重要基础。</w:t>
      </w:r>
    </w:p>
    <w:p w14:paraId="60D7C3D3">
      <w:pPr>
        <w:pStyle w:val="3"/>
        <w:ind w:firstLine="480"/>
        <w:rPr>
          <w:del w:id="105" w:author="DELL" w:date="2026-06-17T08:52:00Z"/>
          <w:b/>
          <w:bCs/>
        </w:rPr>
      </w:pPr>
      <w:del w:id="106" w:author="DELL" w:date="2026-06-17T08:51:00Z">
        <w:r>
          <w:rPr>
            <w:rFonts w:hint="eastAsia"/>
          </w:rPr>
          <w:delText>目前，</w:delText>
        </w:r>
      </w:del>
      <w:ins w:id="107" w:author="DELL" w:date="2026-06-17T08:51:00Z">
        <w:r>
          <w:rPr>
            <w:rFonts w:hint="eastAsia"/>
          </w:rPr>
          <w:t>关于</w:t>
        </w:r>
      </w:ins>
      <w:r>
        <w:t>深地储能监测硬件和软件平台</w:t>
      </w:r>
      <w:del w:id="108" w:author="DELL" w:date="2026-06-17T08:51:00Z">
        <w:r>
          <w:rPr>
            <w:rFonts w:hint="eastAsia"/>
          </w:rPr>
          <w:delText>均已有一定进展。</w:delText>
        </w:r>
      </w:del>
      <w:ins w:id="109" w:author="DELL" w:date="2026-06-17T08:51:00Z">
        <w:r>
          <w:rPr>
            <w:rFonts w:hint="eastAsia"/>
          </w:rPr>
          <w:t>，</w:t>
        </w:r>
      </w:ins>
      <w:r>
        <w:t>光纤光栅、分布式光纤传感、微震监测和气体泄漏监测等技术，为深地高压、腐蚀和氢环境下的长期监测提供</w:t>
      </w:r>
      <w:del w:id="110" w:author="DELL" w:date="2026-06-17T08:51:00Z">
        <w:r>
          <w:rPr/>
          <w:delText>了</w:delText>
        </w:r>
      </w:del>
      <w:r>
        <w:t>支撑；国内外部分示范工程</w:t>
      </w:r>
      <w:del w:id="111" w:author="DELL" w:date="2026-06-17T08:51:00Z">
        <w:r>
          <w:rPr/>
          <w:delText>也已</w:delText>
        </w:r>
      </w:del>
      <w:r>
        <w:t>建立</w:t>
      </w:r>
      <w:del w:id="112" w:author="DELL" w:date="2026-06-17T08:51:00Z">
        <w:r>
          <w:rPr>
            <w:rFonts w:hint="eastAsia"/>
          </w:rPr>
          <w:delText>了</w:delText>
        </w:r>
      </w:del>
      <w:ins w:id="113" w:author="DELL" w:date="2026-06-17T08:51:00Z">
        <w:r>
          <w:rPr>
            <w:rFonts w:hint="eastAsia"/>
          </w:rPr>
          <w:t>的</w:t>
        </w:r>
      </w:ins>
      <w:r>
        <w:t>监测或数字化平台</w:t>
      </w:r>
      <w:del w:id="114" w:author="DELL" w:date="2026-06-17T08:52:00Z">
        <w:r>
          <w:rPr>
            <w:rFonts w:hint="eastAsia"/>
          </w:rPr>
          <w:delText>。</w:delText>
        </w:r>
      </w:del>
      <w:del w:id="115" w:author="DELL" w:date="2026-06-17T08:52:00Z">
        <w:r>
          <w:rPr>
            <w:rFonts w:hint="eastAsia"/>
            <w:b/>
            <w:bCs/>
          </w:rPr>
          <w:delText>然而，现有系统</w:delText>
        </w:r>
      </w:del>
      <w:ins w:id="116" w:author="DELL" w:date="2026-06-17T08:52:00Z">
        <w:r>
          <w:rPr>
            <w:rFonts w:hint="eastAsia"/>
            <w:b/>
            <w:bCs/>
          </w:rPr>
          <w:t>，</w:t>
        </w:r>
      </w:ins>
      <w:r>
        <w:rPr>
          <w:b/>
          <w:bCs/>
        </w:rPr>
        <w:t>多面向单一场景、单一气体或单一技术链条开发，</w:t>
      </w:r>
      <w:del w:id="117" w:author="DELL" w:date="2026-06-17T08:52:00Z">
        <w:r>
          <w:rPr>
            <w:rFonts w:hint="eastAsia"/>
            <w:b/>
            <w:bCs/>
          </w:rPr>
          <w:delText>尚难</w:delText>
        </w:r>
      </w:del>
      <w:ins w:id="118" w:author="DELL" w:date="2026-06-17T08:52:00Z">
        <w:r>
          <w:rPr>
            <w:rFonts w:hint="eastAsia"/>
            <w:b/>
            <w:bCs/>
          </w:rPr>
          <w:t>尚未见</w:t>
        </w:r>
      </w:ins>
      <w:r>
        <w:rPr>
          <w:b/>
          <w:bCs/>
        </w:rPr>
        <w:t>统一支持废弃矿井、枯竭油气藏、盐穴等多类型地下空间，</w:t>
      </w:r>
      <w:del w:id="119" w:author="DELL" w:date="2026-06-17T08:52:00Z">
        <w:r>
          <w:rPr>
            <w:rFonts w:hint="eastAsia"/>
            <w:b/>
            <w:bCs/>
          </w:rPr>
          <w:delText>以及CO₂/H₂储用条件下的安全监控需求。</w:delText>
        </w:r>
      </w:del>
      <w:ins w:id="120" w:author="DELL" w:date="2026-06-17T08:52:00Z">
        <w:r>
          <w:rPr>
            <w:rFonts w:hint="eastAsia"/>
            <w:b/>
            <w:bCs/>
          </w:rPr>
          <w:t>，</w:t>
        </w:r>
      </w:ins>
      <w:r>
        <w:rPr>
          <w:b/>
          <w:bCs/>
        </w:rPr>
        <w:t>能够集成多物理场仿真、AI推理、联邦学习和跨库协同分析的通用型深地储用数字化平台仍处于探索阶段</w:t>
      </w:r>
      <w:r>
        <w:rPr>
          <w:rFonts w:hint="eastAsia"/>
          <w:b/>
          <w:bCs/>
        </w:rPr>
        <w:t>。</w:t>
      </w:r>
    </w:p>
    <w:p w14:paraId="5500604C">
      <w:pPr>
        <w:pStyle w:val="3"/>
        <w:ind w:firstLine="480"/>
        <w:rPr>
          <w:rFonts w:hint="eastAsia"/>
        </w:rPr>
      </w:pPr>
    </w:p>
    <w:p w14:paraId="50806B84">
      <w:pPr>
        <w:pStyle w:val="6"/>
      </w:pPr>
      <w:commentRangeStart w:id="0"/>
      <w:r>
        <w:rPr>
          <w:rFonts w:hint="eastAsia"/>
        </w:rPr>
        <w:t>国内外最新进展</w:t>
      </w:r>
      <w:commentRangeEnd w:id="0"/>
      <w:r>
        <w:rPr>
          <w:rStyle w:val="31"/>
          <w:rFonts w:asciiTheme="minorHAnsi" w:hAnsiTheme="minorHAnsi" w:eastAsiaTheme="minorEastAsia"/>
          <w:b w:val="0"/>
        </w:rPr>
        <w:commentReference w:id="0"/>
      </w:r>
    </w:p>
    <w:p w14:paraId="2523AFEA">
      <w:pPr>
        <w:pStyle w:val="3"/>
        <w:ind w:firstLine="480"/>
      </w:pPr>
      <w:r>
        <w:rPr>
          <w:rFonts w:hint="eastAsia"/>
        </w:rPr>
        <w:t>在多相多场耦合建模方面，国内外已开展CO</w:t>
      </w:r>
      <w:r>
        <w:rPr>
          <w:rFonts w:cs="Cambria Math"/>
        </w:rPr>
        <w:t>₂</w:t>
      </w:r>
      <w:r>
        <w:rPr>
          <w:rFonts w:hint="eastAsia"/>
        </w:rPr>
        <w:t>地质封存、枯竭气藏储氢、盐穴储氢等方向的热-流-力-化耦合模拟研究，并逐步引入TOUGH、COMSOL、CMG等数值模拟平台以及神经算子、降阶模型等AI快速代理方法，用于提高复杂储库过程的预测效率。在微观尺度上，数字岩心和孔隙尺度模拟被用于揭示H</w:t>
      </w:r>
      <w:r>
        <w:rPr>
          <w:rFonts w:cs="Cambria Math"/>
        </w:rPr>
        <w:t>₂</w:t>
      </w:r>
      <w:r>
        <w:rPr>
          <w:rFonts w:hint="eastAsia"/>
        </w:rPr>
        <w:t>在孔隙介质中的运移、扩散和混合规律，为储库筛选和注采参数优化提供了理论支撑。</w:t>
      </w:r>
    </w:p>
    <w:p w14:paraId="26CB8A92">
      <w:pPr>
        <w:pStyle w:val="3"/>
        <w:ind w:firstLine="480"/>
      </w:pPr>
      <w:r>
        <w:rPr>
          <w:rFonts w:hint="eastAsia"/>
        </w:rPr>
        <w:t>在数据-物理融合建模方面，物理信息神经网络、数据同化、AI代理模型和数字化重构技术正在被用于储氢泄漏扩散、CO</w:t>
      </w:r>
      <w:r>
        <w:rPr>
          <w:rFonts w:cs="Cambria Math"/>
        </w:rPr>
        <w:t>₂</w:t>
      </w:r>
      <w:r>
        <w:rPr>
          <w:rFonts w:hint="eastAsia"/>
        </w:rPr>
        <w:t>封存监测和储库状态重构。相关研究表明，将控制方程、边界条件和物理约束嵌入机器学习模型，可在小样本和稀疏监测条件下提高预测精度和可解释性，为深地储用安全评价、泄漏预警和注采调控提供新的技术路径。</w:t>
      </w:r>
    </w:p>
    <w:p w14:paraId="22E535FC">
      <w:pPr>
        <w:pStyle w:val="3"/>
        <w:ind w:firstLine="480"/>
      </w:pPr>
      <w:r>
        <w:t>在智能监控平台方面，国内外盐穴储氢、CO₂封存和油气管网等示范工程已开始集成智能传感、数字化重构、AI识别和风险预警技术。我国盐穴储氢、海上CO₂封存等工程已形成“地表-井筒-储库”一体化监测思路，国际上部分项目也在探索基于数字化重构的储氢安全监控。综上，如表1</w:t>
      </w:r>
      <w:r>
        <w:rPr>
          <w:rFonts w:hint="eastAsia"/>
        </w:rPr>
        <w:t>、表</w:t>
      </w:r>
      <w:r>
        <w:t>2所示，国内外研究团队分别代表“理论—储层数字化—储碳储氢—工程示范”四个方向；然而，现有平台仍多服务于单一工程或单一介质，缺乏面向多类型地下空间、CO₂/H₂多介质储用和跨国数据协同的统一平台架构。如何实现多物理场模型、AI快速推理、边缘实时预警和云端多源数据融合的深度集成，仍是该领域亟待突破的核心问题</w:t>
      </w:r>
      <w:r>
        <w:rPr>
          <w:rFonts w:hint="eastAsia"/>
        </w:rPr>
        <w:t>。</w:t>
      </w:r>
    </w:p>
    <w:p w14:paraId="4E54CB0E">
      <w:pPr>
        <w:pStyle w:val="6"/>
      </w:pPr>
      <w:r>
        <w:rPr>
          <w:rFonts w:hint="eastAsia"/>
        </w:rPr>
        <w:t>发展前景</w:t>
      </w:r>
    </w:p>
    <w:p w14:paraId="368C87D0">
      <w:pPr>
        <w:pStyle w:val="3"/>
        <w:ind w:firstLine="480"/>
      </w:pPr>
      <w:r>
        <w:rPr>
          <w:rFonts w:hint="eastAsia"/>
        </w:rPr>
        <w:t>随着“双碳”战略推进和氢能产业发展，深地CO</w:t>
      </w:r>
      <w:r>
        <w:rPr>
          <w:rFonts w:cs="Cambria Math"/>
        </w:rPr>
        <w:t>₂</w:t>
      </w:r>
      <w:r>
        <w:rPr>
          <w:rFonts w:hint="eastAsia"/>
        </w:rPr>
        <w:t>/H</w:t>
      </w:r>
      <w:r>
        <w:rPr>
          <w:rFonts w:cs="Cambria Math"/>
        </w:rPr>
        <w:t>₂</w:t>
      </w:r>
      <w:r>
        <w:rPr>
          <w:rFonts w:hint="eastAsia"/>
        </w:rPr>
        <w:t>储用将向规模化、安全化和智能化方向发展。未来5~10年，该领域将呈现三个趋势：一是多源监测数据与多物理场模型深度融合，利用神经算子和AI代理模型实现储库状态实时重构和风险提前预警；二是“云-边-端”协同架构逐步标准化，形成统一传感接口、数据格式和平台协议，支撑废弃矿井、枯竭油气藏、盐穴等多类型地下空间的跨场景应用；三是深地传感硬件向抗氢脆、耐腐蚀、耐高压和长寿命方向发展，为全生命周期连续监测提供保障。</w:t>
      </w:r>
    </w:p>
    <w:p w14:paraId="601ECEA8">
      <w:pPr>
        <w:pStyle w:val="3"/>
        <w:ind w:firstLine="480"/>
        <w:sectPr>
          <w:footerReference r:id="rId8" w:type="first"/>
          <w:footerReference r:id="rId7" w:type="default"/>
          <w:pgSz w:w="11907" w:h="16840"/>
          <w:pgMar w:top="1418" w:right="1418" w:bottom="1701" w:left="1418" w:header="851" w:footer="1043" w:gutter="0"/>
          <w:pgNumType w:start="1"/>
          <w:cols w:space="720" w:num="1"/>
          <w:docGrid w:linePitch="312" w:charSpace="0"/>
        </w:sectPr>
      </w:pPr>
      <w:r>
        <w:t>总体来看，通用型CO₂/H₂深地储用数字化监控平台将成为能源储备基础设施的重要“数字神经中枢”，对保障地下储库安全运行、提升低碳能源系统韧性和推动人工智能赋能深地工程具有重要意义。如表3所示，本项目主体单位汇聚应用数学、地球科学、岩石物理学、储层模拟及数字岩石力学等优势力量，聚焦多类型地下空间CO₂/H₂储用中的多场多相耦合机理、安全评价与智能决策等关键问题，推动战略能源储备与低碳利用技术发展</w:t>
      </w:r>
      <w:r>
        <w:rPr>
          <w:rFonts w:hint="eastAsia"/>
        </w:rPr>
        <w:t>。</w:t>
      </w:r>
    </w:p>
    <w:p w14:paraId="6FB8C310">
      <w:pPr>
        <w:pStyle w:val="55"/>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国（境）内从事相关研究的机构及典型成果</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
        <w:gridCol w:w="1265"/>
        <w:gridCol w:w="1884"/>
        <w:gridCol w:w="6238"/>
        <w:gridCol w:w="3956"/>
      </w:tblGrid>
      <w:tr w14:paraId="61EC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 w:type="pct"/>
            <w:vAlign w:val="center"/>
          </w:tcPr>
          <w:p w14:paraId="7A09F0DA">
            <w:pPr>
              <w:pStyle w:val="57"/>
              <w:spacing w:before="36" w:after="36"/>
              <w:rPr>
                <w:sz w:val="17"/>
                <w:szCs w:val="20"/>
              </w:rPr>
            </w:pPr>
            <w:r>
              <w:rPr>
                <w:rFonts w:hint="eastAsia"/>
                <w:sz w:val="17"/>
                <w:szCs w:val="20"/>
              </w:rPr>
              <w:t>序号</w:t>
            </w:r>
          </w:p>
        </w:tc>
        <w:tc>
          <w:tcPr>
            <w:tcW w:w="454" w:type="pct"/>
            <w:vAlign w:val="center"/>
          </w:tcPr>
          <w:p w14:paraId="6A69E2E3">
            <w:pPr>
              <w:pStyle w:val="57"/>
              <w:spacing w:before="36" w:after="36"/>
              <w:rPr>
                <w:sz w:val="17"/>
                <w:szCs w:val="20"/>
              </w:rPr>
            </w:pPr>
            <w:r>
              <w:rPr>
                <w:rFonts w:hint="eastAsia"/>
                <w:sz w:val="17"/>
                <w:szCs w:val="20"/>
              </w:rPr>
              <w:t>机构名称</w:t>
            </w:r>
          </w:p>
        </w:tc>
        <w:tc>
          <w:tcPr>
            <w:tcW w:w="676" w:type="pct"/>
            <w:vAlign w:val="center"/>
          </w:tcPr>
          <w:p w14:paraId="7B321CDE">
            <w:pPr>
              <w:pStyle w:val="57"/>
              <w:spacing w:before="36" w:after="36"/>
              <w:rPr>
                <w:color w:val="000000" w:themeColor="text1"/>
                <w:sz w:val="17"/>
                <w:szCs w:val="20"/>
                <w14:textFill>
                  <w14:solidFill>
                    <w14:schemeClr w14:val="tx1"/>
                  </w14:solidFill>
                </w14:textFill>
              </w:rPr>
            </w:pPr>
            <w:r>
              <w:rPr>
                <w:rFonts w:hint="eastAsia"/>
                <w:color w:val="000000" w:themeColor="text1"/>
                <w:sz w:val="17"/>
                <w:szCs w:val="20"/>
                <w14:textFill>
                  <w14:solidFill>
                    <w14:schemeClr w14:val="tx1"/>
                  </w14:solidFill>
                </w14:textFill>
              </w:rPr>
              <w:t>相关研究内容</w:t>
            </w:r>
          </w:p>
        </w:tc>
        <w:tc>
          <w:tcPr>
            <w:tcW w:w="2238" w:type="pct"/>
            <w:vAlign w:val="center"/>
          </w:tcPr>
          <w:p w14:paraId="4C8A5AE5">
            <w:pPr>
              <w:pStyle w:val="57"/>
              <w:spacing w:before="36" w:after="36"/>
              <w:rPr>
                <w:color w:val="000000" w:themeColor="text1"/>
                <w:sz w:val="17"/>
                <w:szCs w:val="20"/>
                <w14:textFill>
                  <w14:solidFill>
                    <w14:schemeClr w14:val="tx1"/>
                  </w14:solidFill>
                </w14:textFill>
              </w:rPr>
            </w:pPr>
            <w:r>
              <w:rPr>
                <w:rFonts w:hint="eastAsia"/>
                <w:color w:val="000000" w:themeColor="text1"/>
                <w:sz w:val="17"/>
                <w:szCs w:val="20"/>
                <w14:textFill>
                  <w14:solidFill>
                    <w14:schemeClr w14:val="tx1"/>
                  </w14:solidFill>
                </w14:textFill>
              </w:rPr>
              <w:t>相关研究成果</w:t>
            </w:r>
          </w:p>
        </w:tc>
        <w:tc>
          <w:tcPr>
            <w:tcW w:w="1419" w:type="pct"/>
            <w:vAlign w:val="center"/>
          </w:tcPr>
          <w:p w14:paraId="72CDF2E8">
            <w:pPr>
              <w:pStyle w:val="57"/>
              <w:spacing w:before="36" w:after="36"/>
              <w:rPr>
                <w:color w:val="000000" w:themeColor="text1"/>
                <w:sz w:val="17"/>
                <w:szCs w:val="20"/>
                <w14:textFill>
                  <w14:solidFill>
                    <w14:schemeClr w14:val="tx1"/>
                  </w14:solidFill>
                </w14:textFill>
              </w:rPr>
            </w:pPr>
            <w:r>
              <w:rPr>
                <w:rFonts w:hint="eastAsia"/>
                <w:color w:val="000000" w:themeColor="text1"/>
                <w:sz w:val="17"/>
                <w:szCs w:val="20"/>
                <w14:textFill>
                  <w14:solidFill>
                    <w14:schemeClr w14:val="tx1"/>
                  </w14:solidFill>
                </w14:textFill>
              </w:rPr>
              <w:t>成果应用情况</w:t>
            </w:r>
          </w:p>
        </w:tc>
      </w:tr>
      <w:tr w14:paraId="020C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 w:type="pct"/>
            <w:vAlign w:val="center"/>
          </w:tcPr>
          <w:p w14:paraId="4EEEC861">
            <w:pPr>
              <w:pStyle w:val="57"/>
              <w:spacing w:before="36" w:after="36"/>
              <w:rPr>
                <w:sz w:val="17"/>
                <w:szCs w:val="20"/>
              </w:rPr>
            </w:pPr>
            <w:r>
              <w:rPr>
                <w:rFonts w:hint="eastAsia"/>
                <w:sz w:val="17"/>
                <w:szCs w:val="20"/>
              </w:rPr>
              <w:t>1</w:t>
            </w:r>
          </w:p>
        </w:tc>
        <w:tc>
          <w:tcPr>
            <w:tcW w:w="454" w:type="pct"/>
            <w:vAlign w:val="center"/>
          </w:tcPr>
          <w:p w14:paraId="398A07B5">
            <w:pPr>
              <w:pStyle w:val="57"/>
              <w:spacing w:before="36" w:after="36"/>
              <w:rPr>
                <w:sz w:val="17"/>
                <w:szCs w:val="20"/>
              </w:rPr>
            </w:pPr>
            <w:r>
              <w:rPr>
                <w:rFonts w:hint="eastAsia"/>
                <w:sz w:val="17"/>
                <w:szCs w:val="20"/>
              </w:rPr>
              <w:t>中国矿业大学</w:t>
            </w:r>
          </w:p>
        </w:tc>
        <w:tc>
          <w:tcPr>
            <w:tcW w:w="676" w:type="pct"/>
            <w:vAlign w:val="center"/>
          </w:tcPr>
          <w:p w14:paraId="7F5675C1">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煤基固废充填材料矿化固碳机制、固碳性能调控及绿色充填利用</w:t>
            </w:r>
          </w:p>
        </w:tc>
        <w:tc>
          <w:tcPr>
            <w:tcW w:w="2238" w:type="pct"/>
            <w:vAlign w:val="center"/>
          </w:tcPr>
          <w:p w14:paraId="32F06680">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科研平台</w:t>
            </w:r>
            <w:r>
              <w:rPr>
                <w:rFonts w:hint="eastAsia"/>
                <w:b/>
                <w:bCs/>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建有碳中和研究院、江苏省煤基温室气体减排与资源化利用重点实验室等科研平台；</w:t>
            </w:r>
          </w:p>
          <w:p w14:paraId="4B98F9DE">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获奖：</w:t>
            </w:r>
            <w:r>
              <w:rPr>
                <w:color w:val="000000" w:themeColor="text1"/>
                <w:sz w:val="17"/>
                <w:szCs w:val="20"/>
                <w14:textFill>
                  <w14:solidFill>
                    <w14:schemeClr w14:val="tx1"/>
                  </w14:solidFill>
                </w14:textFill>
              </w:rPr>
              <w:t>“大宗排放气高效低耗CO₂捕集及固碳技术开发与规模化示范”获2024年湖北省科技进步二等奖，</w:t>
            </w:r>
          </w:p>
          <w:p w14:paraId="46B68A6C">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Zhang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C</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Wang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B</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Kong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Xu</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Peng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Chen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Y</w:t>
            </w:r>
            <w:r>
              <w:rPr>
                <w:rFonts w:hint="eastAsia"/>
                <w:color w:val="000000" w:themeColor="text1"/>
                <w:sz w:val="17"/>
                <w:szCs w:val="20"/>
                <w14:textFill>
                  <w14:solidFill>
                    <w14:schemeClr w14:val="tx1"/>
                  </w14:solidFill>
                </w14:textFill>
              </w:rPr>
              <w:t>. (2023).</w:t>
            </w:r>
            <w:r>
              <w:rPr>
                <w:color w:val="000000" w:themeColor="text1"/>
                <w:sz w:val="17"/>
                <w:szCs w:val="20"/>
                <w14:textFill>
                  <w14:solidFill>
                    <w14:schemeClr w14:val="tx1"/>
                  </w14:solidFill>
                </w14:textFill>
              </w:rPr>
              <w:t xml:space="preserve"> Laboratory experiments of CO₂-enhanced coalbed methane recovery considering CO₂ sequestration in a coal seam. Energy， 262， 125473</w:t>
            </w:r>
            <w:r>
              <w:rPr>
                <w:rFonts w:hint="eastAsia"/>
                <w:color w:val="000000" w:themeColor="text1"/>
                <w:sz w:val="17"/>
                <w:szCs w:val="20"/>
                <w14:textFill>
                  <w14:solidFill>
                    <w14:schemeClr w14:val="tx1"/>
                  </w14:solidFill>
                </w14:textFill>
              </w:rPr>
              <w:t>.</w:t>
            </w:r>
          </w:p>
        </w:tc>
        <w:tc>
          <w:tcPr>
            <w:tcW w:w="1419" w:type="pct"/>
            <w:vAlign w:val="center"/>
          </w:tcPr>
          <w:p w14:paraId="63E923BB">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相关技术已应用于煤矸石、粉煤灰等煤基固废绿色充填、矿区水资源保护及工业排放气CO</w:t>
            </w:r>
            <w:r>
              <w:rPr>
                <w:rFonts w:cs="Cambria Math"/>
                <w:color w:val="000000" w:themeColor="text1"/>
                <w:sz w:val="17"/>
                <w:szCs w:val="20"/>
                <w14:textFill>
                  <w14:solidFill>
                    <w14:schemeClr w14:val="tx1"/>
                  </w14:solidFill>
                </w14:textFill>
              </w:rPr>
              <w:t>₂</w:t>
            </w:r>
            <w:r>
              <w:rPr>
                <w:color w:val="000000" w:themeColor="text1"/>
                <w:sz w:val="17"/>
                <w:szCs w:val="20"/>
                <w14:textFill>
                  <w14:solidFill>
                    <w14:schemeClr w14:val="tx1"/>
                  </w14:solidFill>
                </w14:textFill>
              </w:rPr>
              <w:t>捕集-矿化-封存等工程实践，形成了固废规模化消纳、充填开采与减污降碳协同的技术模式，为矿区固废资源化利用和CO</w:t>
            </w:r>
            <w:r>
              <w:rPr>
                <w:rFonts w:cs="Cambria Math"/>
                <w:color w:val="000000" w:themeColor="text1"/>
                <w:sz w:val="17"/>
                <w:szCs w:val="20"/>
                <w14:textFill>
                  <w14:solidFill>
                    <w14:schemeClr w14:val="tx1"/>
                  </w14:solidFill>
                </w14:textFill>
              </w:rPr>
              <w:t>₂</w:t>
            </w:r>
            <w:r>
              <w:rPr>
                <w:color w:val="000000" w:themeColor="text1"/>
                <w:sz w:val="17"/>
                <w:szCs w:val="20"/>
                <w14:textFill>
                  <w14:solidFill>
                    <w14:schemeClr w14:val="tx1"/>
                  </w14:solidFill>
                </w14:textFill>
              </w:rPr>
              <w:t>矿化固碳提供了技术支撑。</w:t>
            </w:r>
          </w:p>
        </w:tc>
      </w:tr>
      <w:tr w14:paraId="3521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 w:type="pct"/>
            <w:vAlign w:val="center"/>
          </w:tcPr>
          <w:p w14:paraId="37ECDC82">
            <w:pPr>
              <w:pStyle w:val="57"/>
              <w:spacing w:before="36" w:after="36"/>
              <w:rPr>
                <w:color w:val="000000" w:themeColor="text1"/>
                <w:sz w:val="13"/>
                <w:szCs w:val="16"/>
                <w14:textFill>
                  <w14:solidFill>
                    <w14:schemeClr w14:val="tx1"/>
                  </w14:solidFill>
                </w14:textFill>
              </w:rPr>
            </w:pPr>
            <w:r>
              <w:rPr>
                <w:rFonts w:hint="eastAsia"/>
                <w:color w:val="000000" w:themeColor="text1"/>
                <w:sz w:val="13"/>
                <w:szCs w:val="16"/>
                <w14:textFill>
                  <w14:solidFill>
                    <w14:schemeClr w14:val="tx1"/>
                  </w14:solidFill>
                </w14:textFill>
              </w:rPr>
              <w:t>2</w:t>
            </w:r>
          </w:p>
        </w:tc>
        <w:tc>
          <w:tcPr>
            <w:tcW w:w="454" w:type="pct"/>
            <w:vAlign w:val="center"/>
          </w:tcPr>
          <w:p w14:paraId="2C52C30D">
            <w:pPr>
              <w:pStyle w:val="57"/>
              <w:spacing w:before="36" w:after="36"/>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中国科学院武汉岩土力学研究所</w:t>
            </w:r>
          </w:p>
        </w:tc>
        <w:tc>
          <w:tcPr>
            <w:tcW w:w="676" w:type="pct"/>
            <w:vAlign w:val="center"/>
          </w:tcPr>
          <w:p w14:paraId="7E11A50F">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盐穴储氢机理、盐岩渗透与力学特性、盐穴长期稳定性及氢气渗漏风险评价</w:t>
            </w:r>
          </w:p>
        </w:tc>
        <w:tc>
          <w:tcPr>
            <w:tcW w:w="2238" w:type="pct"/>
            <w:vAlign w:val="center"/>
          </w:tcPr>
          <w:p w14:paraId="05F61A67">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科研平台</w:t>
            </w:r>
            <w:r>
              <w:rPr>
                <w:rFonts w:hint="eastAsia"/>
                <w:b/>
                <w:bCs/>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岩土力学与工程国家重点实验室；</w:t>
            </w:r>
          </w:p>
          <w:p w14:paraId="4D5F8EE6">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科研团队：</w:t>
            </w:r>
            <w:r>
              <w:rPr>
                <w:color w:val="000000" w:themeColor="text1"/>
                <w:sz w:val="17"/>
                <w:szCs w:val="20"/>
                <w14:textFill>
                  <w14:solidFill>
                    <w14:schemeClr w14:val="tx1"/>
                  </w14:solidFill>
                </w14:textFill>
              </w:rPr>
              <w:t>形成以杨春和院士为核心的深地储能研究团队，长期从事层状盐岩力学、盐穴储气、储氢及储库安全评价研究；</w:t>
            </w:r>
          </w:p>
          <w:p w14:paraId="65F9F135">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Zhu</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Shi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Yang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C</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Bai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W</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Wei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Yang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P</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Li</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H</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Y</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Wang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G</w:t>
            </w:r>
            <w:r>
              <w:rPr>
                <w:rFonts w:hint="eastAsia"/>
                <w:color w:val="000000" w:themeColor="text1"/>
                <w:sz w:val="17"/>
                <w:szCs w:val="20"/>
                <w14:textFill>
                  <w14:solidFill>
                    <w14:schemeClr w14:val="tx1"/>
                  </w14:solidFill>
                </w14:textFill>
              </w:rPr>
              <w:t>. (</w:t>
            </w:r>
            <w:r>
              <w:rPr>
                <w:color w:val="000000" w:themeColor="text1"/>
                <w:sz w:val="17"/>
                <w:szCs w:val="20"/>
                <w14:textFill>
                  <w14:solidFill>
                    <w14:schemeClr w14:val="tx1"/>
                  </w14:solidFill>
                </w14:textFill>
              </w:rPr>
              <w:t>2024</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Site selection evaluation for salt cavern hydrogen storage in China. Renewable Energy， 224</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120143.</w:t>
            </w:r>
          </w:p>
          <w:p w14:paraId="40A76E6C">
            <w:pPr>
              <w:pStyle w:val="57"/>
              <w:spacing w:before="36" w:after="36"/>
              <w:jc w:val="left"/>
              <w:rPr>
                <w:color w:val="000000" w:themeColor="text1"/>
                <w:sz w:val="17"/>
                <w:szCs w:val="20"/>
                <w14:textFill>
                  <w14:solidFill>
                    <w14:schemeClr w14:val="tx1"/>
                  </w14:solidFill>
                </w14:textFill>
              </w:rPr>
            </w:pPr>
          </w:p>
        </w:tc>
        <w:tc>
          <w:tcPr>
            <w:tcW w:w="1419" w:type="pct"/>
            <w:vAlign w:val="center"/>
          </w:tcPr>
          <w:p w14:paraId="7243FBD9">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相关理论与关键技术已应用于江苏金坛、湖北潜江等盐穴储气及深地储能工程，并为河南平顶山百万方级盐穴储氢示范项目提供关键技术支撑。2026年4月25日，我国首个百万方级盐穴储氢示范项目在河南平顶山投产，项目由武汉岩土所主导关键技术攻关，建成水溶体积超过3万m³的盐穴腔体，储氢规模达到150万标准立方米，推动我国盐穴储氢由科研试验向工程示范转化。</w:t>
            </w:r>
          </w:p>
        </w:tc>
      </w:tr>
      <w:tr w14:paraId="1CFA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 w:type="pct"/>
            <w:vAlign w:val="center"/>
          </w:tcPr>
          <w:p w14:paraId="68E21091">
            <w:pPr>
              <w:pStyle w:val="57"/>
              <w:spacing w:before="36" w:after="36"/>
              <w:rPr>
                <w:sz w:val="17"/>
                <w:szCs w:val="20"/>
              </w:rPr>
            </w:pPr>
            <w:r>
              <w:rPr>
                <w:rFonts w:hint="eastAsia"/>
                <w:sz w:val="17"/>
                <w:szCs w:val="20"/>
              </w:rPr>
              <w:t>3</w:t>
            </w:r>
          </w:p>
        </w:tc>
        <w:tc>
          <w:tcPr>
            <w:tcW w:w="454" w:type="pct"/>
            <w:vAlign w:val="center"/>
          </w:tcPr>
          <w:p w14:paraId="43A27620">
            <w:pPr>
              <w:pStyle w:val="57"/>
              <w:spacing w:before="36" w:after="36"/>
              <w:rPr>
                <w:sz w:val="17"/>
                <w:szCs w:val="20"/>
              </w:rPr>
            </w:pPr>
            <w:r>
              <w:rPr>
                <w:sz w:val="17"/>
                <w:szCs w:val="20"/>
              </w:rPr>
              <w:t>中国石油天然气股份有限公司</w:t>
            </w:r>
          </w:p>
        </w:tc>
        <w:tc>
          <w:tcPr>
            <w:tcW w:w="676" w:type="pct"/>
            <w:vAlign w:val="center"/>
          </w:tcPr>
          <w:p w14:paraId="4A9A6F3C">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复杂地质条件下气藏型、盐穴型及含水层型地下储气库建库理论、库容评价、密封性分析、安全运行与调峰能力建设</w:t>
            </w:r>
          </w:p>
        </w:tc>
        <w:tc>
          <w:tcPr>
            <w:tcW w:w="2238" w:type="pct"/>
            <w:vAlign w:val="center"/>
          </w:tcPr>
          <w:p w14:paraId="21AA20D3">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科研平台：</w:t>
            </w:r>
            <w:r>
              <w:rPr>
                <w:color w:val="000000" w:themeColor="text1"/>
                <w:sz w:val="17"/>
                <w:szCs w:val="20"/>
                <w14:textFill>
                  <w14:solidFill>
                    <w14:schemeClr w14:val="tx1"/>
                  </w14:solidFill>
                </w14:textFill>
              </w:rPr>
              <w:t>中国石油油气地下储库工程重点实验室；</w:t>
            </w:r>
          </w:p>
          <w:p w14:paraId="16B9F1D5">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获奖：</w:t>
            </w:r>
            <w:r>
              <w:rPr>
                <w:color w:val="000000" w:themeColor="text1"/>
                <w:sz w:val="17"/>
                <w:szCs w:val="20"/>
                <w14:textFill>
                  <w14:solidFill>
                    <w14:schemeClr w14:val="tx1"/>
                  </w14:solidFill>
                </w14:textFill>
              </w:rPr>
              <w:t>“天然气驱油与地下储气库协同建设理论技术创新与工业化”获2022年度中国石油和化学工业联合会科技进步特等奖。</w:t>
            </w:r>
          </w:p>
          <w:p w14:paraId="767F2E2D">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标准：</w:t>
            </w:r>
            <w:r>
              <w:rPr>
                <w:color w:val="000000" w:themeColor="text1"/>
                <w:sz w:val="17"/>
                <w:szCs w:val="20"/>
                <w14:textFill>
                  <w14:solidFill>
                    <w14:schemeClr w14:val="tx1"/>
                  </w14:solidFill>
                </w14:textFill>
              </w:rPr>
              <w:t>SY/T 6848-2023《地下储气库设计规范》、SY/T 7370-2017《地下储气库注采管柱选用与设计推荐做法》</w:t>
            </w:r>
          </w:p>
        </w:tc>
        <w:tc>
          <w:tcPr>
            <w:tcW w:w="1419" w:type="pct"/>
            <w:vAlign w:val="center"/>
          </w:tcPr>
          <w:p w14:paraId="081B5E3A">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相关成果已应用于呼图壁、相国寺、双台子、辽河、文23等地下储气库建设与运行，有效支撑天然气季节调峰、应急保供和国家储气能力建设；复杂地质条件气藏型储气库关键技术已实现规模化工程应用，为我国复杂储气库产业发展提供了重要技术支撑。</w:t>
            </w:r>
          </w:p>
        </w:tc>
      </w:tr>
      <w:tr w14:paraId="1C09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 w:type="pct"/>
            <w:vAlign w:val="center"/>
          </w:tcPr>
          <w:p w14:paraId="50ADC509">
            <w:pPr>
              <w:pStyle w:val="57"/>
              <w:spacing w:before="36" w:after="36"/>
              <w:rPr>
                <w:sz w:val="17"/>
                <w:szCs w:val="20"/>
              </w:rPr>
            </w:pPr>
            <w:r>
              <w:rPr>
                <w:rFonts w:hint="eastAsia"/>
                <w:sz w:val="17"/>
                <w:szCs w:val="20"/>
              </w:rPr>
              <w:t>4</w:t>
            </w:r>
          </w:p>
        </w:tc>
        <w:tc>
          <w:tcPr>
            <w:tcW w:w="454" w:type="pct"/>
            <w:vAlign w:val="center"/>
          </w:tcPr>
          <w:p w14:paraId="356CB7D2">
            <w:pPr>
              <w:pStyle w:val="57"/>
              <w:spacing w:before="36" w:after="36"/>
              <w:rPr>
                <w:sz w:val="17"/>
                <w:szCs w:val="20"/>
              </w:rPr>
            </w:pPr>
            <w:r>
              <w:rPr>
                <w:sz w:val="17"/>
                <w:szCs w:val="20"/>
              </w:rPr>
              <w:t>天津大学</w:t>
            </w:r>
          </w:p>
        </w:tc>
        <w:tc>
          <w:tcPr>
            <w:tcW w:w="676" w:type="pct"/>
            <w:vAlign w:val="center"/>
          </w:tcPr>
          <w:p w14:paraId="26D4CD0E">
            <w:pPr>
              <w:pStyle w:val="57"/>
              <w:spacing w:before="36" w:after="36"/>
              <w:jc w:val="left"/>
              <w:rPr>
                <w:color w:val="000000" w:themeColor="text1"/>
                <w:sz w:val="17"/>
                <w:szCs w:val="20"/>
                <w14:textFill>
                  <w14:solidFill>
                    <w14:schemeClr w14:val="tx1"/>
                  </w14:solidFill>
                </w14:textFill>
              </w:rPr>
            </w:pPr>
            <w:r>
              <w:rPr>
                <w:sz w:val="17"/>
                <w:szCs w:val="20"/>
              </w:rPr>
              <w:t>多源数据融合、能源系统大数据分析、工程结构智能监测、行业知识图谱与大语言模型、人工智能驱动的储能储氢安全预测</w:t>
            </w:r>
          </w:p>
        </w:tc>
        <w:tc>
          <w:tcPr>
            <w:tcW w:w="2238" w:type="pct"/>
            <w:vAlign w:val="center"/>
          </w:tcPr>
          <w:p w14:paraId="4CCB5CCA">
            <w:pPr>
              <w:pStyle w:val="57"/>
              <w:spacing w:before="36" w:after="36"/>
              <w:jc w:val="left"/>
              <w:rPr>
                <w:b/>
                <w:bCs/>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科研平台：</w:t>
            </w:r>
            <w:r>
              <w:rPr>
                <w:color w:val="000000" w:themeColor="text1"/>
                <w:sz w:val="17"/>
                <w:szCs w:val="20"/>
                <w14:textFill>
                  <w14:solidFill>
                    <w14:schemeClr w14:val="tx1"/>
                  </w14:solidFill>
                </w14:textFill>
              </w:rPr>
              <w:t>智能配用电装备与系统全国重点实验室</w:t>
            </w:r>
          </w:p>
          <w:p w14:paraId="30B38EE5">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获奖：</w:t>
            </w:r>
            <w:r>
              <w:rPr>
                <w:color w:val="000000" w:themeColor="text1"/>
                <w:sz w:val="17"/>
                <w:szCs w:val="20"/>
                <w14:textFill>
                  <w14:solidFill>
                    <w14:schemeClr w14:val="tx1"/>
                  </w14:solidFill>
                </w14:textFill>
              </w:rPr>
              <w:t>“低空智能感知关键技术与应用”，获2024年度吴文俊人工智能科学技术奖科技进步一等奖</w:t>
            </w:r>
          </w:p>
          <w:p w14:paraId="737DB50A">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Wang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Han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Y</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Leung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C</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Niyato</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D</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Yan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Chen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w:t>
            </w:r>
            <w:r>
              <w:rPr>
                <w:rFonts w:hint="eastAsia"/>
                <w:color w:val="000000" w:themeColor="text1"/>
                <w:sz w:val="17"/>
                <w:szCs w:val="20"/>
                <w14:textFill>
                  <w14:solidFill>
                    <w14:schemeClr w14:val="tx1"/>
                  </w14:solidFill>
                </w14:textFill>
              </w:rPr>
              <w:t>(2020).</w:t>
            </w:r>
            <w:r>
              <w:rPr>
                <w:rFonts w:hint="eastAsia"/>
                <w:b/>
                <w:bCs/>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Convergence of edge computing and deep learning: A comprehensive survey. IEEE communications surveys &amp; tutorials， 22(2)</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869-904.</w:t>
            </w:r>
          </w:p>
        </w:tc>
        <w:tc>
          <w:tcPr>
            <w:tcW w:w="1419" w:type="pct"/>
            <w:vAlign w:val="center"/>
          </w:tcPr>
          <w:p w14:paraId="38973645">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相关成果已应用于智慧能源、工业过程监测、油气场站管道安全、地下结构检测、大型工程结构健康监测及设备智能运维等场景，可进一步面向地下储气储氢工程，开展地质、监测、注采运行及风险数据的融合分析，构建储库知识图谱和行业大模型，实现储库状态识别、异常预警、风险预测及辅助决策。</w:t>
            </w:r>
          </w:p>
        </w:tc>
      </w:tr>
      <w:tr w14:paraId="1ED4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 w:type="pct"/>
            <w:vAlign w:val="center"/>
          </w:tcPr>
          <w:p w14:paraId="405BE00E">
            <w:pPr>
              <w:pStyle w:val="57"/>
              <w:spacing w:before="36" w:after="36"/>
              <w:rPr>
                <w:sz w:val="17"/>
                <w:szCs w:val="20"/>
              </w:rPr>
            </w:pPr>
            <w:r>
              <w:rPr>
                <w:rFonts w:hint="eastAsia"/>
                <w:sz w:val="17"/>
                <w:szCs w:val="20"/>
              </w:rPr>
              <w:t>5</w:t>
            </w:r>
          </w:p>
        </w:tc>
        <w:tc>
          <w:tcPr>
            <w:tcW w:w="454" w:type="pct"/>
            <w:vAlign w:val="center"/>
          </w:tcPr>
          <w:p w14:paraId="1FAF56F9">
            <w:pPr>
              <w:pStyle w:val="57"/>
              <w:spacing w:before="36" w:after="36"/>
              <w:rPr>
                <w:sz w:val="17"/>
                <w:szCs w:val="20"/>
              </w:rPr>
            </w:pPr>
            <w:r>
              <w:rPr>
                <w:sz w:val="17"/>
                <w:szCs w:val="20"/>
              </w:rPr>
              <w:t>中国科学院国家空间科学中心</w:t>
            </w:r>
          </w:p>
        </w:tc>
        <w:tc>
          <w:tcPr>
            <w:tcW w:w="676" w:type="pct"/>
            <w:vAlign w:val="center"/>
          </w:tcPr>
          <w:p w14:paraId="24A858CA">
            <w:pPr>
              <w:pStyle w:val="57"/>
              <w:spacing w:before="36" w:after="36"/>
              <w:jc w:val="left"/>
              <w:rPr>
                <w:sz w:val="17"/>
                <w:szCs w:val="20"/>
              </w:rPr>
            </w:pPr>
            <w:r>
              <w:rPr>
                <w:sz w:val="17"/>
                <w:szCs w:val="20"/>
              </w:rPr>
              <w:t>数字地球、天地一体化监测网络、多源观测数据融合、空间环境智能感知与预警</w:t>
            </w:r>
          </w:p>
        </w:tc>
        <w:tc>
          <w:tcPr>
            <w:tcW w:w="2238" w:type="pct"/>
            <w:vAlign w:val="center"/>
          </w:tcPr>
          <w:p w14:paraId="6962F80D">
            <w:pPr>
              <w:pStyle w:val="57"/>
              <w:spacing w:before="36" w:after="36"/>
              <w:jc w:val="left"/>
              <w:rPr>
                <w:color w:val="000000" w:themeColor="text1"/>
                <w:sz w:val="17"/>
                <w:szCs w:val="20"/>
                <w14:textFill>
                  <w14:solidFill>
                    <w14:schemeClr w14:val="tx1"/>
                  </w14:solidFill>
                </w14:textFill>
              </w:rPr>
            </w:pPr>
            <w:r>
              <w:rPr>
                <w:b/>
                <w:bCs/>
                <w:color w:val="000000" w:themeColor="text1"/>
                <w:sz w:val="17"/>
                <w:szCs w:val="20"/>
                <w14:textFill>
                  <w14:solidFill>
                    <w14:schemeClr w14:val="tx1"/>
                  </w14:solidFill>
                </w14:textFill>
              </w:rPr>
              <w:t>科研平台：</w:t>
            </w:r>
            <w:r>
              <w:rPr>
                <w:color w:val="000000" w:themeColor="text1"/>
                <w:sz w:val="17"/>
                <w:szCs w:val="20"/>
                <w14:textFill>
                  <w14:solidFill>
                    <w14:schemeClr w14:val="tx1"/>
                  </w14:solidFill>
                </w14:textFill>
              </w:rPr>
              <w:t>太阳活动与空间天气全国重点实验室</w:t>
            </w:r>
          </w:p>
          <w:p w14:paraId="14D2ED2E">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获奖：</w:t>
            </w:r>
            <w:r>
              <w:rPr>
                <w:color w:val="000000" w:themeColor="text1"/>
                <w:sz w:val="17"/>
                <w:szCs w:val="20"/>
                <w14:textFill>
                  <w14:solidFill>
                    <w14:schemeClr w14:val="tx1"/>
                  </w14:solidFill>
                </w14:textFill>
              </w:rPr>
              <w:t>“地球空间双星探测计划”获2010年度国家科学技术进步奖一等奖。</w:t>
            </w:r>
          </w:p>
          <w:p w14:paraId="7AE1CB1C">
            <w:pPr>
              <w:pStyle w:val="57"/>
              <w:spacing w:before="36" w:after="36"/>
              <w:jc w:val="left"/>
              <w:rPr>
                <w:b/>
                <w:bCs/>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Wang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Aa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Chen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Y</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Zhang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Zhu</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Y</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Cai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L</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Lu</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X</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Luo</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B</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Liu</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Li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Shen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H</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Yuan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T</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2025</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Midlatitude neutral wind response during the mother's day super‐intense geomagnetic storm in 2024 using observations from the Chinese Meridian project. Journal of Geophysical Research: Space Physics， 130(4)</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e2024JA033574.</w:t>
            </w:r>
          </w:p>
        </w:tc>
        <w:tc>
          <w:tcPr>
            <w:tcW w:w="1419" w:type="pct"/>
            <w:vAlign w:val="center"/>
          </w:tcPr>
          <w:p w14:paraId="4339E35D">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子午工程已实现对日地空间环境的全链条、立体化和网络化监测，持续提供观测数据共享服务，并应用于空间天气监测、预报和预警。其大型分布式监测网络建设、多源异构数据汇聚、设备协同运行及三维动态重构方法，对地下空间储能储氢监测网络构建、地上-地下多源信息融合、储库状态数字化感知和风险预警具有重要借鉴意义。</w:t>
            </w:r>
          </w:p>
        </w:tc>
      </w:tr>
    </w:tbl>
    <w:p w14:paraId="23645BC1">
      <w:pPr>
        <w:pStyle w:val="3"/>
        <w:ind w:firstLine="480"/>
      </w:pPr>
    </w:p>
    <w:p w14:paraId="5862479A">
      <w:pPr>
        <w:pStyle w:val="55"/>
      </w:pPr>
      <w:r>
        <w:t>国（境）</w:t>
      </w:r>
      <w:r>
        <w:rPr>
          <w:rFonts w:hint="eastAsia"/>
        </w:rPr>
        <w:t>外</w:t>
      </w:r>
      <w:r>
        <w:t>从事相关研究的机构及典型成果</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
        <w:gridCol w:w="1678"/>
        <w:gridCol w:w="2787"/>
        <w:gridCol w:w="6043"/>
        <w:gridCol w:w="2832"/>
      </w:tblGrid>
      <w:tr w14:paraId="6C1E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vAlign w:val="center"/>
          </w:tcPr>
          <w:p w14:paraId="36A2CC3E">
            <w:pPr>
              <w:pStyle w:val="57"/>
              <w:spacing w:before="36" w:after="36"/>
              <w:rPr>
                <w:sz w:val="17"/>
                <w:szCs w:val="20"/>
              </w:rPr>
            </w:pPr>
            <w:r>
              <w:rPr>
                <w:rFonts w:hint="eastAsia"/>
                <w:sz w:val="17"/>
                <w:szCs w:val="20"/>
              </w:rPr>
              <w:t>序号</w:t>
            </w:r>
          </w:p>
        </w:tc>
        <w:tc>
          <w:tcPr>
            <w:tcW w:w="602" w:type="pct"/>
            <w:vAlign w:val="center"/>
          </w:tcPr>
          <w:p w14:paraId="1E82308E">
            <w:pPr>
              <w:pStyle w:val="57"/>
              <w:spacing w:before="36" w:after="36"/>
              <w:rPr>
                <w:sz w:val="17"/>
                <w:szCs w:val="20"/>
              </w:rPr>
            </w:pPr>
            <w:r>
              <w:rPr>
                <w:rFonts w:hint="eastAsia"/>
                <w:sz w:val="17"/>
                <w:szCs w:val="20"/>
              </w:rPr>
              <w:t>机构名称</w:t>
            </w:r>
          </w:p>
        </w:tc>
        <w:tc>
          <w:tcPr>
            <w:tcW w:w="1000" w:type="pct"/>
            <w:vAlign w:val="center"/>
          </w:tcPr>
          <w:p w14:paraId="038D7CC0">
            <w:pPr>
              <w:pStyle w:val="57"/>
              <w:spacing w:before="36" w:after="36"/>
              <w:rPr>
                <w:color w:val="000000" w:themeColor="text1"/>
                <w:sz w:val="17"/>
                <w:szCs w:val="20"/>
                <w14:textFill>
                  <w14:solidFill>
                    <w14:schemeClr w14:val="tx1"/>
                  </w14:solidFill>
                </w14:textFill>
              </w:rPr>
            </w:pPr>
            <w:r>
              <w:rPr>
                <w:rFonts w:hint="eastAsia"/>
                <w:color w:val="000000" w:themeColor="text1"/>
                <w:sz w:val="17"/>
                <w:szCs w:val="20"/>
                <w14:textFill>
                  <w14:solidFill>
                    <w14:schemeClr w14:val="tx1"/>
                  </w14:solidFill>
                </w14:textFill>
              </w:rPr>
              <w:t>相关研究内容</w:t>
            </w:r>
          </w:p>
        </w:tc>
        <w:tc>
          <w:tcPr>
            <w:tcW w:w="2168" w:type="pct"/>
            <w:vAlign w:val="center"/>
          </w:tcPr>
          <w:p w14:paraId="65F777F6">
            <w:pPr>
              <w:pStyle w:val="57"/>
              <w:spacing w:before="36" w:after="36"/>
              <w:rPr>
                <w:color w:val="000000" w:themeColor="text1"/>
                <w:sz w:val="17"/>
                <w:szCs w:val="20"/>
                <w14:textFill>
                  <w14:solidFill>
                    <w14:schemeClr w14:val="tx1"/>
                  </w14:solidFill>
                </w14:textFill>
              </w:rPr>
            </w:pPr>
            <w:r>
              <w:rPr>
                <w:rFonts w:hint="eastAsia"/>
                <w:color w:val="000000" w:themeColor="text1"/>
                <w:sz w:val="17"/>
                <w:szCs w:val="20"/>
                <w14:textFill>
                  <w14:solidFill>
                    <w14:schemeClr w14:val="tx1"/>
                  </w14:solidFill>
                </w14:textFill>
              </w:rPr>
              <w:t>相关研究成果</w:t>
            </w:r>
          </w:p>
        </w:tc>
        <w:tc>
          <w:tcPr>
            <w:tcW w:w="1016" w:type="pct"/>
            <w:vAlign w:val="center"/>
          </w:tcPr>
          <w:p w14:paraId="61C20AA2">
            <w:pPr>
              <w:pStyle w:val="57"/>
              <w:spacing w:before="36" w:after="36"/>
              <w:rPr>
                <w:color w:val="000000" w:themeColor="text1"/>
                <w:sz w:val="17"/>
                <w:szCs w:val="20"/>
                <w14:textFill>
                  <w14:solidFill>
                    <w14:schemeClr w14:val="tx1"/>
                  </w14:solidFill>
                </w14:textFill>
              </w:rPr>
            </w:pPr>
            <w:r>
              <w:rPr>
                <w:rFonts w:hint="eastAsia"/>
                <w:color w:val="000000" w:themeColor="text1"/>
                <w:sz w:val="17"/>
                <w:szCs w:val="20"/>
                <w14:textFill>
                  <w14:solidFill>
                    <w14:schemeClr w14:val="tx1"/>
                  </w14:solidFill>
                </w14:textFill>
              </w:rPr>
              <w:t>成果应用情况</w:t>
            </w:r>
          </w:p>
        </w:tc>
      </w:tr>
      <w:tr w14:paraId="7272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vAlign w:val="center"/>
          </w:tcPr>
          <w:p w14:paraId="7322B1D7">
            <w:pPr>
              <w:pStyle w:val="57"/>
              <w:spacing w:before="36" w:after="36"/>
              <w:rPr>
                <w:sz w:val="17"/>
                <w:szCs w:val="20"/>
              </w:rPr>
            </w:pPr>
            <w:r>
              <w:rPr>
                <w:rFonts w:hint="eastAsia"/>
                <w:sz w:val="17"/>
                <w:szCs w:val="20"/>
              </w:rPr>
              <w:t>1</w:t>
            </w:r>
          </w:p>
        </w:tc>
        <w:tc>
          <w:tcPr>
            <w:tcW w:w="602" w:type="pct"/>
            <w:vAlign w:val="center"/>
          </w:tcPr>
          <w:p w14:paraId="150D80D1">
            <w:pPr>
              <w:pStyle w:val="57"/>
              <w:spacing w:before="36" w:after="36"/>
              <w:rPr>
                <w:rFonts w:cs="Times New Roman"/>
                <w:sz w:val="18"/>
                <w:szCs w:val="20"/>
              </w:rPr>
            </w:pPr>
            <w:r>
              <w:rPr>
                <w:rFonts w:cs="Times New Roman"/>
                <w:sz w:val="18"/>
                <w:szCs w:val="20"/>
              </w:rPr>
              <w:t>彼尔姆国立研究型理工大学（Perm National Research Polytechnic University， Academician Guzev Team）</w:t>
            </w:r>
          </w:p>
        </w:tc>
        <w:tc>
          <w:tcPr>
            <w:tcW w:w="1000" w:type="pct"/>
            <w:vAlign w:val="center"/>
          </w:tcPr>
          <w:p w14:paraId="42138135">
            <w:pPr>
              <w:pStyle w:val="57"/>
              <w:spacing w:before="36" w:after="36"/>
              <w:jc w:val="left"/>
              <w:rPr>
                <w:rFonts w:cs="Times New Roman"/>
                <w:sz w:val="18"/>
                <w:szCs w:val="20"/>
              </w:rPr>
            </w:pPr>
            <w:r>
              <w:rPr>
                <w:rFonts w:cs="Times New Roman"/>
                <w:sz w:val="18"/>
                <w:szCs w:val="20"/>
              </w:rPr>
              <w:t>长期从事深部岩体力学、地质力学、多场耦合理论、地下储层完整性评价及数字岩石力学研究。重点围绕岩体损伤演化、裂隙扩展与渗流耦合、储层变形响应、油气储层地质力学以及地下能源储库长期稳定性等开展研究，形成了从理论分析、实验测试、数值模拟到工程应用的完整研究体系。近年来重点开展复杂地质条件下地下储库安全评价、多场耦合作用下岩体失稳机理及数字化地质力学建模研究，为地下能源储存与资源开发提供理论支撑。</w:t>
            </w:r>
          </w:p>
        </w:tc>
        <w:tc>
          <w:tcPr>
            <w:tcW w:w="2168" w:type="pct"/>
            <w:vAlign w:val="center"/>
          </w:tcPr>
          <w:p w14:paraId="01509956">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Guzev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Kozhevnikov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Turbakov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Riabokon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E.P. &amp;</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Poplygin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V.V.</w:t>
            </w:r>
            <w:r>
              <w:rPr>
                <w:rFonts w:hint="eastAsia"/>
                <w:color w:val="000000" w:themeColor="text1"/>
                <w:sz w:val="17"/>
                <w:szCs w:val="20"/>
                <w14:textFill>
                  <w14:solidFill>
                    <w14:schemeClr w14:val="tx1"/>
                  </w14:solidFill>
                </w14:textFill>
              </w:rPr>
              <w:t xml:space="preserve"> (2021).</w:t>
            </w:r>
            <w:r>
              <w:rPr>
                <w:color w:val="000000" w:themeColor="text1"/>
                <w:sz w:val="17"/>
                <w:szCs w:val="20"/>
                <w14:textFill>
                  <w14:solidFill>
                    <w14:schemeClr w14:val="tx1"/>
                  </w14:solidFill>
                </w14:textFill>
              </w:rPr>
              <w:t xml:space="preserve"> Experimental investigation of the change of elastic moduli of clastic rocks under nonlinear loading.</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International Journal of Engineering</w:t>
            </w:r>
            <w:r>
              <w:rPr>
                <w:rFonts w:hint="eastAsia"/>
                <w:color w:val="000000" w:themeColor="text1"/>
                <w:sz w:val="17"/>
                <w:szCs w:val="20"/>
                <w14:textFill>
                  <w14:solidFill>
                    <w14:schemeClr w14:val="tx1"/>
                  </w14:solidFill>
                </w14:textFill>
              </w:rPr>
              <w:t xml:space="preserve">， 34(3)， </w:t>
            </w:r>
            <w:r>
              <w:rPr>
                <w:color w:val="000000" w:themeColor="text1"/>
                <w:sz w:val="17"/>
                <w:szCs w:val="20"/>
                <w14:textFill>
                  <w14:solidFill>
                    <w14:schemeClr w14:val="tx1"/>
                  </w14:solidFill>
                </w14:textFill>
              </w:rPr>
              <w:t>750-755</w:t>
            </w:r>
            <w:r>
              <w:rPr>
                <w:rFonts w:hint="eastAsia"/>
                <w:color w:val="000000" w:themeColor="text1"/>
                <w:sz w:val="17"/>
                <w:szCs w:val="20"/>
                <w14:textFill>
                  <w14:solidFill>
                    <w14:schemeClr w14:val="tx1"/>
                  </w14:solidFill>
                </w14:textFill>
              </w:rPr>
              <w:t>；</w:t>
            </w:r>
          </w:p>
          <w:p w14:paraId="0C172BDF">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Riabokon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Poplygin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Turbakov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Kozhevnikov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Kobiakov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D</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Guzev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 A.</w:t>
            </w:r>
            <w:r>
              <w:rPr>
                <w:color w:val="000000" w:themeColor="text1"/>
                <w:sz w:val="17"/>
                <w:szCs w:val="20"/>
                <w14:textFill>
                  <w14:solidFill>
                    <w14:schemeClr w14:val="tx1"/>
                  </w14:solidFill>
                </w14:textFill>
              </w:rPr>
              <w:t xml:space="preserve"> &amp; Wiercigroch</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w:t>
            </w:r>
            <w:r>
              <w:rPr>
                <w:rFonts w:hint="eastAsia"/>
                <w:color w:val="000000" w:themeColor="text1"/>
                <w:sz w:val="17"/>
                <w:szCs w:val="20"/>
                <w14:textFill>
                  <w14:solidFill>
                    <w14:schemeClr w14:val="tx1"/>
                  </w14:solidFill>
                </w14:textFill>
              </w:rPr>
              <w:t>(2021).</w:t>
            </w:r>
            <w:r>
              <w:rPr>
                <w:color w:val="000000" w:themeColor="text1"/>
                <w:sz w:val="17"/>
                <w:szCs w:val="20"/>
                <w14:textFill>
                  <w14:solidFill>
                    <w14:schemeClr w14:val="tx1"/>
                  </w14:solidFill>
                </w14:textFill>
              </w:rPr>
              <w:t xml:space="preserve"> Nonlinear Young’s modulus of new red sandstone: experimental studies. Acta Mechanica Solida Sinica， 34(6)</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 xml:space="preserve"> 989-999</w:t>
            </w:r>
            <w:r>
              <w:rPr>
                <w:rFonts w:hint="eastAsia"/>
                <w:color w:val="000000" w:themeColor="text1"/>
                <w:sz w:val="17"/>
                <w:szCs w:val="20"/>
                <w14:textFill>
                  <w14:solidFill>
                    <w14:schemeClr w14:val="tx1"/>
                  </w14:solidFill>
                </w14:textFill>
              </w:rPr>
              <w:t>；</w:t>
            </w:r>
          </w:p>
          <w:p w14:paraId="6FFAC341">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Kozhevnikov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Turbakov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Riabokon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P</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Gladkikh， E</w:t>
            </w:r>
            <w:r>
              <w:rPr>
                <w:rFonts w:hint="eastAsia"/>
                <w:color w:val="000000" w:themeColor="text1"/>
                <w:sz w:val="17"/>
                <w:szCs w:val="20"/>
                <w14:textFill>
                  <w14:solidFill>
                    <w14:schemeClr w14:val="tx1"/>
                  </w14:solidFill>
                </w14:textFill>
              </w:rPr>
              <w:t>. A. (2024).</w:t>
            </w:r>
            <w:r>
              <w:rPr>
                <w:color w:val="000000" w:themeColor="text1"/>
                <w:sz w:val="17"/>
                <w:szCs w:val="20"/>
                <w14:textFill>
                  <w14:solidFill>
                    <w14:schemeClr w14:val="tx1"/>
                  </w14:solidFill>
                </w14:textFill>
              </w:rPr>
              <w:t xml:space="preserve"> Apparent permeability evolution due to colloid migration under cyclic confining pressure: On the example of porous limestone. Transport in Porous Media， 151(2)</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263-286</w:t>
            </w:r>
            <w:r>
              <w:rPr>
                <w:rFonts w:hint="eastAsia"/>
                <w:color w:val="000000" w:themeColor="text1"/>
                <w:sz w:val="17"/>
                <w:szCs w:val="20"/>
                <w14:textFill>
                  <w14:solidFill>
                    <w14:schemeClr w14:val="tx1"/>
                  </w14:solidFill>
                </w14:textFill>
              </w:rPr>
              <w:t>；</w:t>
            </w:r>
          </w:p>
          <w:p w14:paraId="022197A1">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Chengzhi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Q</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Guzev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А</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Poplygin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Kunitskikh</w:t>
            </w:r>
            <w:r>
              <w:rPr>
                <w:rFonts w:hint="eastAsia"/>
                <w:color w:val="000000" w:themeColor="text1"/>
                <w:sz w:val="17"/>
                <w:szCs w:val="20"/>
                <w14:textFill>
                  <w14:solidFill>
                    <w14:schemeClr w14:val="tx1"/>
                  </w14:solidFill>
                </w14:textFill>
              </w:rPr>
              <w:t>， A. A. (2022).</w:t>
            </w:r>
            <w:r>
              <w:rPr>
                <w:color w:val="000000" w:themeColor="text1"/>
                <w:sz w:val="17"/>
                <w:szCs w:val="20"/>
                <w14:textFill>
                  <w14:solidFill>
                    <w14:schemeClr w14:val="tx1"/>
                  </w14:solidFill>
                </w14:textFill>
              </w:rPr>
              <w:t xml:space="preserve"> Predicting the permeability of the near-bottomhole zone during wave impact. Записки Горного института， 258</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986-995</w:t>
            </w:r>
            <w:r>
              <w:rPr>
                <w:rFonts w:hint="eastAsia"/>
                <w:color w:val="000000" w:themeColor="text1"/>
                <w:sz w:val="17"/>
                <w:szCs w:val="20"/>
                <w14:textFill>
                  <w14:solidFill>
                    <w14:schemeClr w14:val="tx1"/>
                  </w14:solidFill>
                </w14:textFill>
              </w:rPr>
              <w:t>；</w:t>
            </w:r>
          </w:p>
          <w:p w14:paraId="5DC2B2DC">
            <w:pPr>
              <w:pStyle w:val="57"/>
              <w:spacing w:before="36" w:after="36"/>
              <w:jc w:val="left"/>
              <w:rPr>
                <w:rFonts w:cs="Times New Roman"/>
                <w:sz w:val="18"/>
                <w:szCs w:val="20"/>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Kozhevnikov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 Gladkikh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 Guzev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 Qi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C</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Panteleeva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E.， Ivanov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Z</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G. &amp; Shcherbakov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 (2025). Cyclic Loading and Transport Properties of Porous Rocks: Experimental Studies. Недропользование， 25 (1)， 27-35.</w:t>
            </w:r>
          </w:p>
        </w:tc>
        <w:tc>
          <w:tcPr>
            <w:tcW w:w="1016" w:type="pct"/>
            <w:vAlign w:val="center"/>
          </w:tcPr>
          <w:p w14:paraId="115484AF">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研究成果已应用于俄罗斯乌拉尔地区及西西伯利亚油气田开发、地下储气库建设及深部地下工程安全评价，在储层完整性分析、地质力学风险评估和地下能源储存安全保障方面形成成熟应用体系。相关理论与方法为地下天然气储存、CO₂地质封存、地下储氢及深部资源开发提供了重要科学依据，并逐步向数字化储库管理和智能预测领域拓展应用。</w:t>
            </w:r>
          </w:p>
        </w:tc>
      </w:tr>
      <w:tr w14:paraId="3A55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vAlign w:val="center"/>
          </w:tcPr>
          <w:p w14:paraId="3C336144">
            <w:pPr>
              <w:pStyle w:val="57"/>
              <w:spacing w:before="36" w:after="36"/>
              <w:rPr>
                <w:sz w:val="17"/>
                <w:szCs w:val="20"/>
              </w:rPr>
            </w:pPr>
            <w:r>
              <w:rPr>
                <w:rFonts w:hint="eastAsia"/>
                <w:sz w:val="17"/>
                <w:szCs w:val="20"/>
              </w:rPr>
              <w:t>2</w:t>
            </w:r>
          </w:p>
        </w:tc>
        <w:tc>
          <w:tcPr>
            <w:tcW w:w="602" w:type="pct"/>
            <w:vAlign w:val="center"/>
          </w:tcPr>
          <w:p w14:paraId="1A27430D">
            <w:pPr>
              <w:pStyle w:val="57"/>
              <w:spacing w:before="36" w:after="36"/>
              <w:rPr>
                <w:rFonts w:cs="Times New Roman"/>
                <w:sz w:val="18"/>
                <w:szCs w:val="20"/>
              </w:rPr>
            </w:pPr>
            <w:r>
              <w:rPr>
                <w:rFonts w:cs="Times New Roman"/>
                <w:sz w:val="18"/>
                <w:szCs w:val="20"/>
              </w:rPr>
              <w:t>波兰KGHM Cuprum研发中心与AGH克拉科夫矿业大学（KGHM Cuprum &amp; AGH University of Krakow）</w:t>
            </w:r>
          </w:p>
        </w:tc>
        <w:tc>
          <w:tcPr>
            <w:tcW w:w="1000" w:type="pct"/>
            <w:vAlign w:val="center"/>
          </w:tcPr>
          <w:p w14:paraId="6F43F8ED">
            <w:pPr>
              <w:pStyle w:val="57"/>
              <w:spacing w:before="36" w:after="36"/>
              <w:jc w:val="left"/>
              <w:rPr>
                <w:rFonts w:cs="Times New Roman"/>
                <w:sz w:val="18"/>
                <w:szCs w:val="20"/>
              </w:rPr>
            </w:pPr>
            <w:r>
              <w:rPr>
                <w:rFonts w:cs="Times New Roman"/>
                <w:sz w:val="18"/>
                <w:szCs w:val="20"/>
              </w:rPr>
              <w:t>长期从事地下储氢（UHS）、盐穴储能、地下空间开发利用及能源基础设施规划研究。重点围绕盐穴储氢储库选址与可行性评价、盐岩溶腔建造与几何控制、储库完整性与运行安全评价、地下储氢容量评估以及氢能输运网络协同布局等开展研究，形成了从地质评价、储库设计、工程建造到能源系统集成的研究体系。近年来重点开展波兰Sieroszowice盐矿区地下储氢研究，推动中东欧地区地下储氢与氢能基础设施建设。</w:t>
            </w:r>
          </w:p>
        </w:tc>
        <w:tc>
          <w:tcPr>
            <w:tcW w:w="2168" w:type="pct"/>
            <w:vAlign w:val="center"/>
          </w:tcPr>
          <w:p w14:paraId="1DB18693">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Dąbrowski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2024</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Laboratory determination of hydrogen/methane dispersion in rock cores for underground hydrogen storage. Energy Reports， 11</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4290–4296</w:t>
            </w:r>
            <w:r>
              <w:rPr>
                <w:rFonts w:hint="eastAsia"/>
                <w:color w:val="000000" w:themeColor="text1"/>
                <w:sz w:val="17"/>
                <w:szCs w:val="20"/>
                <w14:textFill>
                  <w14:solidFill>
                    <w14:schemeClr w14:val="tx1"/>
                  </w14:solidFill>
                </w14:textFill>
              </w:rPr>
              <w:t>；</w:t>
            </w:r>
          </w:p>
          <w:p w14:paraId="3E846D39">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Lankof</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L</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Nagy</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Polański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K</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Uliasz-Misiak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B.</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202</w:t>
            </w:r>
            <w:r>
              <w:rPr>
                <w:rFonts w:hint="eastAsia"/>
                <w:color w:val="000000" w:themeColor="text1"/>
                <w:sz w:val="17"/>
                <w:szCs w:val="20"/>
                <w14:textFill>
                  <w14:solidFill>
                    <w14:schemeClr w14:val="tx1"/>
                  </w14:solidFill>
                </w14:textFill>
              </w:rPr>
              <w:t>5).</w:t>
            </w:r>
            <w:r>
              <w:rPr>
                <w:color w:val="000000" w:themeColor="text1"/>
                <w:sz w:val="17"/>
                <w:szCs w:val="20"/>
                <w14:textFill>
                  <w14:solidFill>
                    <w14:schemeClr w14:val="tx1"/>
                  </w14:solidFill>
                </w14:textFill>
              </w:rPr>
              <w:t xml:space="preserve"> Potential of underground hybrid hydrogen storage. International Journal of Hydrogen Energy， 128</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174–185</w:t>
            </w:r>
            <w:r>
              <w:rPr>
                <w:rFonts w:hint="eastAsia"/>
                <w:color w:val="000000" w:themeColor="text1"/>
                <w:sz w:val="17"/>
                <w:szCs w:val="20"/>
                <w14:textFill>
                  <w14:solidFill>
                    <w14:schemeClr w14:val="tx1"/>
                  </w14:solidFill>
                </w14:textFill>
              </w:rPr>
              <w:t>；</w:t>
            </w:r>
          </w:p>
          <w:p w14:paraId="795F09E8">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Nooraiepour</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Polański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Masoudi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Kuczyński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Derluyn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H</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Nogueira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L</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P</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Bohloli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B</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Nagy</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&amp; Hellevang</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H</w:t>
            </w:r>
            <w:r>
              <w:rPr>
                <w:rFonts w:hint="eastAsia"/>
                <w:color w:val="000000" w:themeColor="text1"/>
                <w:sz w:val="17"/>
                <w:szCs w:val="20"/>
                <w14:textFill>
                  <w14:solidFill>
                    <w14:schemeClr w14:val="tx1"/>
                  </w14:solidFill>
                </w14:textFill>
              </w:rPr>
              <w:t>. (</w:t>
            </w:r>
            <w:r>
              <w:rPr>
                <w:color w:val="000000" w:themeColor="text1"/>
                <w:sz w:val="17"/>
                <w:szCs w:val="20"/>
                <w14:textFill>
                  <w14:solidFill>
                    <w14:schemeClr w14:val="tx1"/>
                  </w14:solidFill>
                </w14:textFill>
              </w:rPr>
              <w:t>2025</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Potential for 50% mechanical strength decline in sandstone reservoirs due to salt precipitation and CO₂–brine interactions during carbon sequestration. Rock Mechanics and Rock Engineering， 58(1)</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1239-1269</w:t>
            </w:r>
            <w:r>
              <w:rPr>
                <w:rFonts w:hint="eastAsia"/>
                <w:color w:val="000000" w:themeColor="text1"/>
                <w:sz w:val="17"/>
                <w:szCs w:val="20"/>
                <w14:textFill>
                  <w14:solidFill>
                    <w14:schemeClr w14:val="tx1"/>
                  </w14:solidFill>
                </w14:textFill>
              </w:rPr>
              <w:t>；</w:t>
            </w:r>
          </w:p>
          <w:p w14:paraId="4E0C0031">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Starczewska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Strojny</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M</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Sowiżdżał</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Gładysz</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P. &amp;</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Pająk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L. </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2025</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Life cycle assessment of enhanced geothermal systems with CO₂ as a working fluid-polish case study. Clean Technologies and Environmental Policy， 27(4)</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1863-1875</w:t>
            </w:r>
            <w:r>
              <w:rPr>
                <w:rFonts w:hint="eastAsia"/>
                <w:color w:val="000000" w:themeColor="text1"/>
                <w:sz w:val="17"/>
                <w:szCs w:val="20"/>
                <w14:textFill>
                  <w14:solidFill>
                    <w14:schemeClr w14:val="tx1"/>
                  </w14:solidFill>
                </w14:textFill>
              </w:rPr>
              <w:t>；</w:t>
            </w:r>
          </w:p>
          <w:p w14:paraId="3D703BD5">
            <w:pPr>
              <w:pStyle w:val="57"/>
              <w:spacing w:before="36" w:after="36"/>
              <w:jc w:val="left"/>
              <w:rPr>
                <w:rFonts w:cs="Times New Roman"/>
                <w:sz w:val="18"/>
                <w:szCs w:val="20"/>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Uliasz-Misiak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B</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Misiak</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Lewandowska-Śmierzchalska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w:t>
            </w:r>
            <w:r>
              <w:rPr>
                <w:rFonts w:hint="eastAsia"/>
                <w:color w:val="000000" w:themeColor="text1"/>
                <w:sz w:val="17"/>
                <w:szCs w:val="20"/>
                <w14:textFill>
                  <w14:solidFill>
                    <w14:schemeClr w14:val="tx1"/>
                  </w14:solidFill>
                </w14:textFill>
              </w:rPr>
              <w:t xml:space="preserve"> (2024).</w:t>
            </w:r>
            <w:r>
              <w:rPr>
                <w:color w:val="000000" w:themeColor="text1"/>
                <w:sz w:val="17"/>
                <w:szCs w:val="20"/>
                <w14:textFill>
                  <w14:solidFill>
                    <w14:schemeClr w14:val="tx1"/>
                  </w14:solidFill>
                </w14:textFill>
              </w:rPr>
              <w:t xml:space="preserve"> Hydrogen storage in porous rocks: a bibliometric analysis of research trends. Energies， 17(4)</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805</w:t>
            </w:r>
            <w:r>
              <w:rPr>
                <w:rFonts w:hint="eastAsia"/>
                <w:color w:val="000000" w:themeColor="text1"/>
                <w:sz w:val="17"/>
                <w:szCs w:val="20"/>
                <w14:textFill>
                  <w14:solidFill>
                    <w14:schemeClr w14:val="tx1"/>
                  </w14:solidFill>
                </w14:textFill>
              </w:rPr>
              <w:t>.</w:t>
            </w:r>
          </w:p>
        </w:tc>
        <w:tc>
          <w:tcPr>
            <w:tcW w:w="1016" w:type="pct"/>
            <w:vAlign w:val="center"/>
          </w:tcPr>
          <w:p w14:paraId="15B420AA">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研究成果已应用于波兰Sieroszowice盐矿区地下储氢规划与技术论证，并为中东欧地区地下储氢场址开发、盐穴工程设计及氢能基础设施建设提供支撑。相关研究成果被纳入欧洲氢能战略和European Hydrogen Backbone规划体系，为大规模地下储氢、跨区域氢气输送及氢能产业链协同发展提供了重要科学依据和工程示范。</w:t>
            </w:r>
          </w:p>
        </w:tc>
      </w:tr>
      <w:tr w14:paraId="5ED4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vAlign w:val="center"/>
          </w:tcPr>
          <w:p w14:paraId="0ADCEF62">
            <w:pPr>
              <w:pStyle w:val="57"/>
              <w:spacing w:before="36" w:after="36"/>
              <w:rPr>
                <w:color w:val="000000" w:themeColor="text1"/>
                <w:sz w:val="13"/>
                <w:szCs w:val="16"/>
                <w14:textFill>
                  <w14:solidFill>
                    <w14:schemeClr w14:val="tx1"/>
                  </w14:solidFill>
                </w14:textFill>
              </w:rPr>
            </w:pPr>
            <w:r>
              <w:rPr>
                <w:rFonts w:hint="eastAsia"/>
                <w:color w:val="000000" w:themeColor="text1"/>
                <w:sz w:val="13"/>
                <w:szCs w:val="16"/>
                <w14:textFill>
                  <w14:solidFill>
                    <w14:schemeClr w14:val="tx1"/>
                  </w14:solidFill>
                </w14:textFill>
              </w:rPr>
              <w:t>3</w:t>
            </w:r>
          </w:p>
        </w:tc>
        <w:tc>
          <w:tcPr>
            <w:tcW w:w="602" w:type="pct"/>
            <w:vAlign w:val="center"/>
          </w:tcPr>
          <w:p w14:paraId="38A5C522">
            <w:pPr>
              <w:pStyle w:val="57"/>
              <w:spacing w:before="36" w:after="36"/>
              <w:rPr>
                <w:sz w:val="17"/>
                <w:szCs w:val="20"/>
              </w:rPr>
            </w:pPr>
            <w:r>
              <w:rPr>
                <w:sz w:val="17"/>
                <w:szCs w:val="20"/>
              </w:rPr>
              <w:t>先进清洁能源储存项目联盟</w:t>
            </w:r>
          </w:p>
          <w:p w14:paraId="58D83BC5">
            <w:pPr>
              <w:pStyle w:val="57"/>
              <w:spacing w:before="36" w:after="36"/>
              <w:rPr>
                <w:sz w:val="17"/>
                <w:szCs w:val="20"/>
              </w:rPr>
            </w:pPr>
            <w:r>
              <w:rPr>
                <w:rFonts w:hint="eastAsia"/>
                <w:sz w:val="17"/>
                <w:szCs w:val="20"/>
              </w:rPr>
              <w:t>（</w:t>
            </w:r>
            <w:r>
              <w:rPr>
                <w:sz w:val="17"/>
                <w:szCs w:val="20"/>
              </w:rPr>
              <w:t>Advanced Clean Energy Storage (ACES Delta) Project Consortium</w:t>
            </w:r>
            <w:r>
              <w:rPr>
                <w:rFonts w:hint="eastAsia"/>
                <w:sz w:val="17"/>
                <w:szCs w:val="20"/>
              </w:rPr>
              <w:t>）</w:t>
            </w:r>
          </w:p>
        </w:tc>
        <w:tc>
          <w:tcPr>
            <w:tcW w:w="1000" w:type="pct"/>
            <w:vAlign w:val="center"/>
          </w:tcPr>
          <w:p w14:paraId="7A79E51B">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长期开展地下储氢（Underground Hydrogen Storage， UHS）、盐穴储氢安全评价、氢能发电与能源系统集成等研究与工程实践。重点围绕可再生能源制氢、盐穴长期储氢机理、储氢库完整性评价、氢气输运与利用、季节性能源储存及电网调峰等方向开展研究，构建“可再生能源-电解制氢-地下储氢-氢能发电”全链条技术体系，为大规模氢能储存与能源转型提供支撑。</w:t>
            </w:r>
          </w:p>
        </w:tc>
        <w:tc>
          <w:tcPr>
            <w:tcW w:w="2168" w:type="pct"/>
            <w:vAlign w:val="center"/>
          </w:tcPr>
          <w:p w14:paraId="31573645">
            <w:pPr>
              <w:pStyle w:val="57"/>
              <w:spacing w:before="36" w:after="36"/>
              <w:jc w:val="left"/>
              <w:rPr>
                <w:rFonts w:cs="Times New Roman"/>
                <w:sz w:val="18"/>
                <w:szCs w:val="20"/>
              </w:rPr>
            </w:pPr>
            <w:r>
              <w:rPr>
                <w:rFonts w:hint="eastAsia" w:cs="Times New Roman"/>
                <w:b/>
                <w:bCs/>
                <w:sz w:val="18"/>
                <w:szCs w:val="20"/>
              </w:rPr>
              <w:t>平台建设：</w:t>
            </w:r>
            <w:r>
              <w:rPr>
                <w:rFonts w:hint="eastAsia" w:cs="Times New Roman"/>
                <w:sz w:val="18"/>
                <w:szCs w:val="20"/>
              </w:rPr>
              <w:t>牵头建设全球规模最大的地下盐穴储氢示范工程Advanced Clean Energy Storage（ACES Delta）项目，建成220 MW级电解制氢系统及大型地下盐穴储氢设施，形成“可再生能源制氢-地下盐穴储存-氢能发电利用”全链条技术体系，实现绿氢长周期、季节性储存与规模化利用。</w:t>
            </w:r>
          </w:p>
          <w:p w14:paraId="79C9B979">
            <w:pPr>
              <w:pStyle w:val="57"/>
              <w:spacing w:before="36" w:after="36"/>
              <w:jc w:val="left"/>
              <w:rPr>
                <w:rFonts w:cs="Times New Roman"/>
                <w:b/>
                <w:bCs/>
                <w:sz w:val="18"/>
                <w:szCs w:val="20"/>
              </w:rPr>
            </w:pPr>
            <w:r>
              <w:rPr>
                <w:rFonts w:hint="eastAsia" w:cs="Times New Roman"/>
                <w:b/>
                <w:bCs/>
                <w:sz w:val="18"/>
                <w:szCs w:val="20"/>
              </w:rPr>
              <w:t>论文：</w:t>
            </w:r>
            <w:r>
              <w:rPr>
                <w:rFonts w:cs="Times New Roman"/>
                <w:sz w:val="18"/>
                <w:szCs w:val="20"/>
              </w:rPr>
              <w:t>Celestine</w:t>
            </w:r>
            <w:r>
              <w:rPr>
                <w:rFonts w:hint="eastAsia" w:cs="Times New Roman"/>
                <w:sz w:val="18"/>
                <w:szCs w:val="20"/>
              </w:rPr>
              <w:t>，</w:t>
            </w:r>
            <w:r>
              <w:rPr>
                <w:rFonts w:cs="Times New Roman"/>
                <w:sz w:val="18"/>
                <w:szCs w:val="20"/>
              </w:rPr>
              <w:t xml:space="preserve"> A</w:t>
            </w:r>
            <w:r>
              <w:rPr>
                <w:rFonts w:hint="eastAsia" w:cs="Times New Roman"/>
                <w:sz w:val="18"/>
                <w:szCs w:val="20"/>
              </w:rPr>
              <w:t>.</w:t>
            </w:r>
            <w:r>
              <w:rPr>
                <w:rFonts w:cs="Times New Roman"/>
                <w:sz w:val="18"/>
                <w:szCs w:val="20"/>
              </w:rPr>
              <w:t xml:space="preserve"> D</w:t>
            </w:r>
            <w:r>
              <w:rPr>
                <w:rFonts w:hint="eastAsia" w:cs="Times New Roman"/>
                <w:sz w:val="18"/>
                <w:szCs w:val="20"/>
              </w:rPr>
              <w:t>.</w:t>
            </w:r>
            <w:r>
              <w:rPr>
                <w:rFonts w:cs="Times New Roman"/>
                <w:sz w:val="18"/>
                <w:szCs w:val="20"/>
              </w:rPr>
              <w:t xml:space="preserve"> N</w:t>
            </w:r>
            <w:r>
              <w:rPr>
                <w:rFonts w:hint="eastAsia" w:cs="Times New Roman"/>
                <w:sz w:val="18"/>
                <w:szCs w:val="20"/>
              </w:rPr>
              <w:t>.</w:t>
            </w:r>
            <w:r>
              <w:rPr>
                <w:rFonts w:cs="Times New Roman"/>
                <w:sz w:val="18"/>
                <w:szCs w:val="20"/>
              </w:rPr>
              <w:t>， Hunt</w:t>
            </w:r>
            <w:r>
              <w:rPr>
                <w:rFonts w:hint="eastAsia" w:cs="Times New Roman"/>
                <w:sz w:val="18"/>
                <w:szCs w:val="20"/>
              </w:rPr>
              <w:t>，</w:t>
            </w:r>
            <w:r>
              <w:rPr>
                <w:rFonts w:cs="Times New Roman"/>
                <w:sz w:val="18"/>
                <w:szCs w:val="20"/>
              </w:rPr>
              <w:t xml:space="preserve"> J</w:t>
            </w:r>
            <w:r>
              <w:rPr>
                <w:rFonts w:hint="eastAsia" w:cs="Times New Roman"/>
                <w:sz w:val="18"/>
                <w:szCs w:val="20"/>
              </w:rPr>
              <w:t>.</w:t>
            </w:r>
            <w:r>
              <w:rPr>
                <w:rFonts w:cs="Times New Roman"/>
                <w:sz w:val="18"/>
                <w:szCs w:val="20"/>
              </w:rPr>
              <w:t xml:space="preserve"> D</w:t>
            </w:r>
            <w:r>
              <w:rPr>
                <w:rFonts w:hint="eastAsia" w:cs="Times New Roman"/>
                <w:sz w:val="18"/>
                <w:szCs w:val="20"/>
              </w:rPr>
              <w:t>.</w:t>
            </w:r>
            <w:r>
              <w:rPr>
                <w:rFonts w:cs="Times New Roman"/>
                <w:sz w:val="18"/>
                <w:szCs w:val="20"/>
              </w:rPr>
              <w:t>， Nascimento</w:t>
            </w:r>
            <w:r>
              <w:rPr>
                <w:rFonts w:hint="eastAsia" w:cs="Times New Roman"/>
                <w:sz w:val="18"/>
                <w:szCs w:val="20"/>
              </w:rPr>
              <w:t>，</w:t>
            </w:r>
            <w:r>
              <w:rPr>
                <w:rFonts w:cs="Times New Roman"/>
                <w:sz w:val="18"/>
                <w:szCs w:val="20"/>
              </w:rPr>
              <w:t xml:space="preserve"> A</w:t>
            </w:r>
            <w:r>
              <w:rPr>
                <w:rFonts w:hint="eastAsia" w:cs="Times New Roman"/>
                <w:sz w:val="18"/>
                <w:szCs w:val="20"/>
              </w:rPr>
              <w:t>.</w:t>
            </w:r>
            <w:r>
              <w:rPr>
                <w:rFonts w:cs="Times New Roman"/>
                <w:sz w:val="18"/>
                <w:szCs w:val="20"/>
              </w:rPr>
              <w:t>， et al.</w:t>
            </w:r>
            <w:r>
              <w:rPr>
                <w:rFonts w:hint="eastAsia" w:cs="Times New Roman"/>
                <w:sz w:val="18"/>
                <w:szCs w:val="20"/>
              </w:rPr>
              <w:t xml:space="preserve"> (2021).</w:t>
            </w:r>
            <w:r>
              <w:rPr>
                <w:rFonts w:cs="Times New Roman"/>
                <w:sz w:val="18"/>
                <w:szCs w:val="20"/>
              </w:rPr>
              <w:t xml:space="preserve"> Hydrogen-based energy storage systems for large-scale renewable energy integration. Sustainability， 2021， 13</w:t>
            </w:r>
            <w:r>
              <w:rPr>
                <w:rFonts w:hint="eastAsia" w:cs="Times New Roman"/>
                <w:sz w:val="18"/>
                <w:szCs w:val="20"/>
              </w:rPr>
              <w:t>，</w:t>
            </w:r>
            <w:r>
              <w:rPr>
                <w:rFonts w:cs="Times New Roman"/>
                <w:sz w:val="18"/>
                <w:szCs w:val="20"/>
              </w:rPr>
              <w:t xml:space="preserve"> 12654.</w:t>
            </w:r>
          </w:p>
          <w:p w14:paraId="4ADD50F1">
            <w:pPr>
              <w:pStyle w:val="57"/>
              <w:spacing w:before="36" w:after="36"/>
              <w:jc w:val="left"/>
              <w:rPr>
                <w:rFonts w:cs="Times New Roman"/>
                <w:b/>
                <w:bCs/>
                <w:sz w:val="18"/>
                <w:szCs w:val="20"/>
              </w:rPr>
            </w:pPr>
            <w:r>
              <w:rPr>
                <w:rFonts w:hint="eastAsia" w:cs="Times New Roman"/>
                <w:b/>
                <w:bCs/>
                <w:sz w:val="18"/>
                <w:szCs w:val="20"/>
              </w:rPr>
              <w:t>在线技术报告：</w:t>
            </w:r>
          </w:p>
          <w:p w14:paraId="2776FC4D">
            <w:pPr>
              <w:pStyle w:val="57"/>
              <w:spacing w:before="36" w:after="36"/>
              <w:jc w:val="left"/>
              <w:rPr>
                <w:rFonts w:cs="Times New Roman"/>
                <w:sz w:val="18"/>
                <w:szCs w:val="20"/>
              </w:rPr>
            </w:pPr>
            <w:r>
              <w:rPr>
                <w:rFonts w:hint="eastAsia" w:cs="Times New Roman"/>
                <w:sz w:val="18"/>
                <w:szCs w:val="20"/>
              </w:rPr>
              <w:t>1. U.S. Department of Energy. Advanced Clean Energy Storage[R/OL]. Washington， DC: U.S. Department of Energy， Loan Programs Office.</w:t>
            </w:r>
          </w:p>
          <w:p w14:paraId="1AB9EC25">
            <w:pPr>
              <w:pStyle w:val="57"/>
              <w:spacing w:before="36" w:after="36"/>
              <w:jc w:val="left"/>
              <w:rPr>
                <w:rFonts w:cs="Times New Roman"/>
                <w:sz w:val="18"/>
                <w:szCs w:val="20"/>
              </w:rPr>
            </w:pPr>
            <w:r>
              <w:rPr>
                <w:rFonts w:hint="eastAsia" w:cs="Times New Roman"/>
                <w:sz w:val="18"/>
                <w:szCs w:val="20"/>
              </w:rPr>
              <w:t>2. Mitsubishi Power Americas. Advanced Clean Energy Storage Project: Large-Scale Renewable Hydrogen Production and Storage in Salt Caverns[R/OL].</w:t>
            </w:r>
          </w:p>
          <w:p w14:paraId="69A4F692">
            <w:pPr>
              <w:pStyle w:val="57"/>
              <w:spacing w:before="36" w:after="36"/>
              <w:jc w:val="left"/>
              <w:rPr>
                <w:rFonts w:cs="Times New Roman"/>
                <w:sz w:val="18"/>
                <w:szCs w:val="20"/>
              </w:rPr>
            </w:pPr>
            <w:r>
              <w:rPr>
                <w:rFonts w:hint="eastAsia" w:cs="Times New Roman"/>
                <w:sz w:val="18"/>
                <w:szCs w:val="20"/>
              </w:rPr>
              <w:t>3. ACES Delta. Advanced Clean Energy Storage Site: Renewable Hydrogen Production， Storage and Delivery[R/OL].</w:t>
            </w:r>
          </w:p>
          <w:p w14:paraId="7894228A">
            <w:pPr>
              <w:pStyle w:val="57"/>
              <w:spacing w:before="36" w:after="36"/>
              <w:jc w:val="left"/>
              <w:rPr>
                <w:rFonts w:cs="Times New Roman"/>
                <w:sz w:val="18"/>
                <w:szCs w:val="20"/>
              </w:rPr>
            </w:pPr>
            <w:r>
              <w:rPr>
                <w:rFonts w:hint="eastAsia" w:cs="Times New Roman"/>
                <w:sz w:val="18"/>
                <w:szCs w:val="20"/>
              </w:rPr>
              <w:t>4. Chevron New Energies. Chevron Acquires Majority Stake in the Advanced Clean Energy Storage Project in Delta， Utah[R/OL].</w:t>
            </w:r>
          </w:p>
        </w:tc>
        <w:tc>
          <w:tcPr>
            <w:tcW w:w="1016" w:type="pct"/>
            <w:vAlign w:val="center"/>
          </w:tcPr>
          <w:p w14:paraId="65FE10BA">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项目成果已应用于美国西部能源系统低碳转型实践，通过地下盐穴储氢支撑Intermountain Power Project（IPP）清洁能源基地建设，实现绿氢生产、长期储存与发电利用协同运行，为大规模可再生能源消纳、电网调峰及能源安全保障提供技术支撑。ACES Delta已成为全球地下储氢领域的重要示范工程，其技术路线和工程经验正在为美国、欧洲及其他地区地下储氢项目建设提供参考，对推动地下储氢产业化和氢能基础设施发展具有重要示范意义。</w:t>
            </w:r>
          </w:p>
        </w:tc>
      </w:tr>
      <w:tr w14:paraId="0F39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vAlign w:val="center"/>
          </w:tcPr>
          <w:p w14:paraId="1B6BCA06">
            <w:pPr>
              <w:pStyle w:val="57"/>
              <w:spacing w:before="36" w:after="36"/>
              <w:rPr>
                <w:sz w:val="17"/>
                <w:szCs w:val="20"/>
              </w:rPr>
            </w:pPr>
            <w:r>
              <w:rPr>
                <w:rFonts w:hint="eastAsia"/>
                <w:sz w:val="17"/>
                <w:szCs w:val="20"/>
              </w:rPr>
              <w:t>4</w:t>
            </w:r>
          </w:p>
        </w:tc>
        <w:tc>
          <w:tcPr>
            <w:tcW w:w="602" w:type="pct"/>
            <w:vAlign w:val="center"/>
          </w:tcPr>
          <w:p w14:paraId="113215E2">
            <w:pPr>
              <w:pStyle w:val="57"/>
              <w:spacing w:before="36" w:after="36"/>
              <w:rPr>
                <w:sz w:val="17"/>
                <w:szCs w:val="20"/>
              </w:rPr>
            </w:pPr>
            <w:r>
              <w:rPr>
                <w:sz w:val="17"/>
                <w:szCs w:val="20"/>
              </w:rPr>
              <w:t>英国帝国理工学院</w:t>
            </w:r>
            <w:r>
              <w:rPr>
                <w:rFonts w:hint="eastAsia"/>
                <w:sz w:val="17"/>
                <w:szCs w:val="20"/>
              </w:rPr>
              <w:t>（</w:t>
            </w:r>
            <w:r>
              <w:rPr>
                <w:sz w:val="17"/>
                <w:szCs w:val="20"/>
              </w:rPr>
              <w:t>Imperial College London， Subsurface Carbon Dioxide Research Group</w:t>
            </w:r>
            <w:r>
              <w:rPr>
                <w:rFonts w:hint="eastAsia"/>
                <w:sz w:val="17"/>
                <w:szCs w:val="20"/>
              </w:rPr>
              <w:t>）</w:t>
            </w:r>
          </w:p>
        </w:tc>
        <w:tc>
          <w:tcPr>
            <w:tcW w:w="1000" w:type="pct"/>
            <w:vAlign w:val="center"/>
          </w:tcPr>
          <w:p w14:paraId="497E4070">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长期开展CO₂地质封存与地下能源储存基础研究，重点围绕CO₂在深部储层中的多相渗流与运移机理、储层表征与数字岩心分析、封存容量评估、储层完整性与长期安全性评价、多尺度实验与数值模拟等方向开展系统研究。近年来进一步拓展至CO₂与氢气地下储存（CCS/UHS）协同研究，为深地能源储存与碳中和提供理论支撑。</w:t>
            </w:r>
          </w:p>
        </w:tc>
        <w:tc>
          <w:tcPr>
            <w:tcW w:w="2168" w:type="pct"/>
            <w:vAlign w:val="center"/>
          </w:tcPr>
          <w:p w14:paraId="0B7AF184">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Harris， C.， Krevor， S.， Muggeridge， A. H. &amp; Jackson， S. J. (2026). Rate dependency of capillary heterogeneity trapping for CO₂ storage. Water Resources Research， 62， e2025WR040984</w:t>
            </w:r>
            <w:r>
              <w:rPr>
                <w:rFonts w:hint="eastAsia"/>
                <w:color w:val="000000" w:themeColor="text1"/>
                <w:sz w:val="17"/>
                <w:szCs w:val="20"/>
                <w14:textFill>
                  <w14:solidFill>
                    <w14:schemeClr w14:val="tx1"/>
                  </w14:solidFill>
                </w14:textFill>
              </w:rPr>
              <w:t>；</w:t>
            </w:r>
          </w:p>
          <w:p w14:paraId="06900CDA">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rFonts w:hint="eastAsia"/>
                <w:color w:val="000000" w:themeColor="text1"/>
                <w:sz w:val="17"/>
                <w:szCs w:val="20"/>
                <w14:textFill>
                  <w14:solidFill>
                    <w14:schemeClr w14:val="tx1"/>
                  </w14:solidFill>
                </w14:textFill>
              </w:rPr>
              <w:t>Wu， Y.， An， S.， Tahmasebi P.， Liu K.， Lin， C.， Kamrava S.， Liu C.， Yu C.， Zhang T.， Sun S.， Krevor S.</w:t>
            </w:r>
            <w:r>
              <w:rPr>
                <w:color w:val="000000" w:themeColor="text1"/>
                <w:sz w:val="17"/>
                <w:szCs w:val="20"/>
                <w14:textFill>
                  <w14:solidFill>
                    <w14:schemeClr w14:val="tx1"/>
                  </w14:solidFill>
                </w14:textFill>
              </w:rPr>
              <w:t xml:space="preserve"> &amp;</w:t>
            </w:r>
            <w:r>
              <w:rPr>
                <w:rFonts w:hint="eastAsia"/>
                <w:color w:val="000000" w:themeColor="text1"/>
                <w:sz w:val="17"/>
                <w:szCs w:val="20"/>
                <w14:textFill>
                  <w14:solidFill>
                    <w14:schemeClr w14:val="tx1"/>
                  </w14:solidFill>
                </w14:textFill>
              </w:rPr>
              <w:t xml:space="preserve"> Niasar V. (2023). An end-to-end approach to predict physical properties of heterogeneous porous media: Coupling deep learning and physics-based features. Fuel， 352， 128753；</w:t>
            </w:r>
          </w:p>
          <w:p w14:paraId="5F49CE00">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Bukar， I.， Bell， R.， Muggeridge， A. H. &amp; Krevor， S. (2025). Carbon dioxide migration along faults at the Illinois Basin-Decatur Project revealed using time shift analysis of seismic monitoring data. Geophysical Research Letters， 52， e2024GL110049</w:t>
            </w:r>
            <w:r>
              <w:rPr>
                <w:rFonts w:hint="eastAsia"/>
                <w:color w:val="000000" w:themeColor="text1"/>
                <w:sz w:val="17"/>
                <w:szCs w:val="20"/>
                <w14:textFill>
                  <w14:solidFill>
                    <w14:schemeClr w14:val="tx1"/>
                  </w14:solidFill>
                </w14:textFill>
              </w:rPr>
              <w:t>；</w:t>
            </w:r>
          </w:p>
          <w:p w14:paraId="2D70C8CB">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Zhang， Y.， Jackson， C. &amp; Krevor， S.</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(2024)</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The feasibility of reaching gigatonne scale CO₂ storage by mid-century. </w:t>
            </w:r>
            <w:r>
              <w:rPr>
                <w:rFonts w:hint="eastAsia"/>
                <w:color w:val="000000" w:themeColor="text1"/>
                <w:sz w:val="17"/>
                <w:szCs w:val="20"/>
                <w14:textFill>
                  <w14:solidFill>
                    <w14:schemeClr w14:val="tx1"/>
                  </w14:solidFill>
                </w14:textFill>
              </w:rPr>
              <w:t>N</w:t>
            </w:r>
            <w:r>
              <w:rPr>
                <w:color w:val="000000" w:themeColor="text1"/>
                <w:sz w:val="17"/>
                <w:szCs w:val="20"/>
                <w14:textFill>
                  <w14:solidFill>
                    <w14:schemeClr w14:val="tx1"/>
                  </w14:solidFill>
                </w14:textFill>
              </w:rPr>
              <w:t xml:space="preserve">ature </w:t>
            </w:r>
            <w:r>
              <w:rPr>
                <w:rFonts w:hint="eastAsia"/>
                <w:color w:val="000000" w:themeColor="text1"/>
                <w:sz w:val="17"/>
                <w:szCs w:val="20"/>
                <w14:textFill>
                  <w14:solidFill>
                    <w14:schemeClr w14:val="tx1"/>
                  </w14:solidFill>
                </w14:textFill>
              </w:rPr>
              <w:t>C</w:t>
            </w:r>
            <w:r>
              <w:rPr>
                <w:color w:val="000000" w:themeColor="text1"/>
                <w:sz w:val="17"/>
                <w:szCs w:val="20"/>
                <w14:textFill>
                  <w14:solidFill>
                    <w14:schemeClr w14:val="tx1"/>
                  </w14:solidFill>
                </w14:textFill>
              </w:rPr>
              <w:t>ommunications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15， 6913</w:t>
            </w:r>
            <w:r>
              <w:rPr>
                <w:rFonts w:hint="eastAsia"/>
                <w:color w:val="000000" w:themeColor="text1"/>
                <w:sz w:val="17"/>
                <w:szCs w:val="20"/>
                <w14:textFill>
                  <w14:solidFill>
                    <w14:schemeClr w14:val="tx1"/>
                  </w14:solidFill>
                </w14:textFill>
              </w:rPr>
              <w:t>;</w:t>
            </w:r>
          </w:p>
          <w:p w14:paraId="5AD3D1B6">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Krevor， S.， de Coninck， H.， Gasda， S.E.</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Ghaleigh</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de Gooyert</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V</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Hajibeygi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H</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Juanes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R</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Neufeld</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Roberts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J. &amp; Swennenhuis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F</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 xml:space="preserve">(2023). Subsurface carbon dioxide and hydrogen storage for a sustainable energy future. </w:t>
            </w:r>
            <w:r>
              <w:rPr>
                <w:rFonts w:hint="eastAsia"/>
                <w:color w:val="000000" w:themeColor="text1"/>
                <w:sz w:val="17"/>
                <w:szCs w:val="20"/>
                <w14:textFill>
                  <w14:solidFill>
                    <w14:schemeClr w14:val="tx1"/>
                  </w14:solidFill>
                </w14:textFill>
              </w:rPr>
              <w:t>N</w:t>
            </w:r>
            <w:r>
              <w:rPr>
                <w:color w:val="000000" w:themeColor="text1"/>
                <w:sz w:val="17"/>
                <w:szCs w:val="20"/>
                <w14:textFill>
                  <w14:solidFill>
                    <w14:schemeClr w14:val="tx1"/>
                  </w14:solidFill>
                </w14:textFill>
              </w:rPr>
              <w:t xml:space="preserve">ature </w:t>
            </w:r>
            <w:r>
              <w:rPr>
                <w:rFonts w:hint="eastAsia"/>
                <w:color w:val="000000" w:themeColor="text1"/>
                <w:sz w:val="17"/>
                <w:szCs w:val="20"/>
                <w14:textFill>
                  <w14:solidFill>
                    <w14:schemeClr w14:val="tx1"/>
                  </w14:solidFill>
                </w14:textFill>
              </w:rPr>
              <w:t>R</w:t>
            </w:r>
            <w:r>
              <w:rPr>
                <w:color w:val="000000" w:themeColor="text1"/>
                <w:sz w:val="17"/>
                <w:szCs w:val="20"/>
                <w14:textFill>
                  <w14:solidFill>
                    <w14:schemeClr w14:val="tx1"/>
                  </w14:solidFill>
                </w14:textFill>
              </w:rPr>
              <w:t xml:space="preserve">eviews </w:t>
            </w:r>
            <w:r>
              <w:rPr>
                <w:rFonts w:hint="eastAsia"/>
                <w:color w:val="000000" w:themeColor="text1"/>
                <w:sz w:val="17"/>
                <w:szCs w:val="20"/>
                <w14:textFill>
                  <w14:solidFill>
                    <w14:schemeClr w14:val="tx1"/>
                  </w14:solidFill>
                </w14:textFill>
              </w:rPr>
              <w:t>E</w:t>
            </w:r>
            <w:r>
              <w:rPr>
                <w:color w:val="000000" w:themeColor="text1"/>
                <w:sz w:val="17"/>
                <w:szCs w:val="20"/>
                <w14:textFill>
                  <w14:solidFill>
                    <w14:schemeClr w14:val="tx1"/>
                  </w14:solidFill>
                </w14:textFill>
              </w:rPr>
              <w:t xml:space="preserve">arth &amp; </w:t>
            </w:r>
            <w:r>
              <w:rPr>
                <w:rFonts w:hint="eastAsia"/>
                <w:color w:val="000000" w:themeColor="text1"/>
                <w:sz w:val="17"/>
                <w:szCs w:val="20"/>
                <w14:textFill>
                  <w14:solidFill>
                    <w14:schemeClr w14:val="tx1"/>
                  </w14:solidFill>
                </w14:textFill>
              </w:rPr>
              <w:t>E</w:t>
            </w:r>
            <w:r>
              <w:rPr>
                <w:color w:val="000000" w:themeColor="text1"/>
                <w:sz w:val="17"/>
                <w:szCs w:val="20"/>
                <w14:textFill>
                  <w14:solidFill>
                    <w14:schemeClr w14:val="tx1"/>
                  </w14:solidFill>
                </w14:textFill>
              </w:rPr>
              <w:t>nvironment</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4， 102–118</w:t>
            </w:r>
            <w:r>
              <w:rPr>
                <w:rFonts w:hint="eastAsia"/>
                <w:color w:val="000000" w:themeColor="text1"/>
                <w:sz w:val="17"/>
                <w:szCs w:val="20"/>
                <w14:textFill>
                  <w14:solidFill>
                    <w14:schemeClr w14:val="tx1"/>
                  </w14:solidFill>
                </w14:textFill>
              </w:rPr>
              <w:t>.</w:t>
            </w:r>
          </w:p>
        </w:tc>
        <w:tc>
          <w:tcPr>
            <w:tcW w:w="1016" w:type="pct"/>
            <w:vAlign w:val="center"/>
          </w:tcPr>
          <w:p w14:paraId="0B211547">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研究成果已应用于英国、挪威、荷兰等多个大型CO₂地质封存项目的场址评价、储层表征、注入方案优化与风险评估，为Northern Lights、Acorn等国际CCS示范工程提供技术支撑。同时，相关理论和方法被广泛应用于欧洲深地储碳及地下氢储存项目，为大规模CO₂封存与地下能源储存工程的安全运行提供科学依据。</w:t>
            </w:r>
          </w:p>
        </w:tc>
      </w:tr>
      <w:tr w14:paraId="27FD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 w:type="pct"/>
            <w:vAlign w:val="center"/>
          </w:tcPr>
          <w:p w14:paraId="3DAB841A">
            <w:pPr>
              <w:pStyle w:val="57"/>
              <w:spacing w:before="36" w:after="36"/>
              <w:rPr>
                <w:sz w:val="17"/>
                <w:szCs w:val="20"/>
              </w:rPr>
            </w:pPr>
            <w:r>
              <w:rPr>
                <w:rFonts w:hint="eastAsia"/>
                <w:sz w:val="17"/>
                <w:szCs w:val="20"/>
              </w:rPr>
              <w:t>5</w:t>
            </w:r>
          </w:p>
        </w:tc>
        <w:tc>
          <w:tcPr>
            <w:tcW w:w="602" w:type="pct"/>
            <w:vAlign w:val="center"/>
          </w:tcPr>
          <w:p w14:paraId="77F7AAE4">
            <w:pPr>
              <w:pStyle w:val="57"/>
              <w:spacing w:before="36" w:after="36"/>
              <w:rPr>
                <w:sz w:val="17"/>
                <w:szCs w:val="20"/>
              </w:rPr>
            </w:pPr>
            <w:r>
              <w:rPr>
                <w:sz w:val="17"/>
                <w:szCs w:val="20"/>
              </w:rPr>
              <w:t>挪威国家研究中心</w:t>
            </w:r>
            <w:r>
              <w:rPr>
                <w:rFonts w:hint="eastAsia"/>
                <w:sz w:val="17"/>
                <w:szCs w:val="20"/>
              </w:rPr>
              <w:t>（</w:t>
            </w:r>
            <w:r>
              <w:rPr>
                <w:sz w:val="17"/>
                <w:szCs w:val="20"/>
              </w:rPr>
              <w:t>NORCE Research</w:t>
            </w:r>
            <w:r>
              <w:rPr>
                <w:rFonts w:hint="eastAsia"/>
                <w:sz w:val="17"/>
                <w:szCs w:val="20"/>
              </w:rPr>
              <w:t>(</w:t>
            </w:r>
            <w:r>
              <w:rPr>
                <w:sz w:val="17"/>
                <w:szCs w:val="20"/>
              </w:rPr>
              <w:t>Norwegian Research Centre</w:t>
            </w:r>
            <w:r>
              <w:rPr>
                <w:rFonts w:hint="eastAsia"/>
                <w:sz w:val="17"/>
                <w:szCs w:val="20"/>
              </w:rPr>
              <w:t>)</w:t>
            </w:r>
            <w:r>
              <w:rPr>
                <w:sz w:val="17"/>
                <w:szCs w:val="20"/>
              </w:rPr>
              <w:t>，Computational Geosciences and Modelling Research Group</w:t>
            </w:r>
            <w:r>
              <w:rPr>
                <w:rFonts w:hint="eastAsia"/>
                <w:sz w:val="17"/>
                <w:szCs w:val="20"/>
              </w:rPr>
              <w:t>）</w:t>
            </w:r>
          </w:p>
        </w:tc>
        <w:tc>
          <w:tcPr>
            <w:tcW w:w="1000" w:type="pct"/>
            <w:vAlign w:val="center"/>
          </w:tcPr>
          <w:p w14:paraId="7363D7AC">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长期从事CO₂地质封存、地下储氢（UHS）、多相多场耦合模拟、储层数字化管理及决策支持研究。重点围绕CO₂/H₂地下储存过程中的多相流动与压力传播机制、区域尺度储层模拟、储库完整性评价、数据同化与风险分析等开展研究，形成了从储层表征、数值模拟到工程决策支持的完整技术体系。近年来重点开展Horda Platform区域储存枢纽及ExpReCCS（Expansion of Resources for CO₂ Storage on the Horda Platform）项目研究，推动区域级CO₂储存数字化管理与协同开发。</w:t>
            </w:r>
          </w:p>
        </w:tc>
        <w:tc>
          <w:tcPr>
            <w:tcW w:w="2168" w:type="pct"/>
            <w:vAlign w:val="center"/>
          </w:tcPr>
          <w:p w14:paraId="5855E296">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Gasda</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Al-Kafaji</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I.</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Boon</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W. (2025). Managing Fault-Related Risks in Gigatonne-Scale CO₂ Storage with Multiscale Modeling and Simulation</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Sixth EAGE Global Energy Transition Conference &amp; Exhibition (GET 2025)， p.1 - 5</w:t>
            </w:r>
            <w:r>
              <w:rPr>
                <w:rFonts w:hint="eastAsia"/>
                <w:color w:val="000000" w:themeColor="text1"/>
                <w:sz w:val="17"/>
                <w:szCs w:val="20"/>
                <w14:textFill>
                  <w14:solidFill>
                    <w14:schemeClr w14:val="tx1"/>
                  </w14:solidFill>
                </w14:textFill>
              </w:rPr>
              <w:t>；</w:t>
            </w:r>
          </w:p>
          <w:p w14:paraId="71E26D21">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rFonts w:hint="eastAsia"/>
                <w:color w:val="000000" w:themeColor="text1"/>
                <w:sz w:val="17"/>
                <w:szCs w:val="20"/>
                <w14:textFill>
                  <w14:solidFill>
                    <w14:schemeClr w14:val="tx1"/>
                  </w14:solidFill>
                </w14:textFill>
              </w:rPr>
              <w:t xml:space="preserve">Tveit， S.， Gasda， S.， Landa-Marbán， D. </w:t>
            </w:r>
            <w:r>
              <w:rPr>
                <w:color w:val="000000" w:themeColor="text1"/>
                <w:sz w:val="17"/>
                <w:szCs w:val="20"/>
                <w14:textFill>
                  <w14:solidFill>
                    <w14:schemeClr w14:val="tx1"/>
                  </w14:solidFill>
                </w14:textFill>
              </w:rPr>
              <w:t>&amp;</w:t>
            </w:r>
            <w:r>
              <w:rPr>
                <w:rFonts w:hint="eastAsia"/>
                <w:color w:val="000000" w:themeColor="text1"/>
                <w:sz w:val="17"/>
                <w:szCs w:val="20"/>
                <w14:textFill>
                  <w14:solidFill>
                    <w14:schemeClr w14:val="tx1"/>
                  </w14:solidFill>
                </w14:textFill>
              </w:rPr>
              <w:t xml:space="preserve"> Sandve， T. (2025). A hierarchical approach for modeling regional pressure interference in multi-site CO</w:t>
            </w:r>
            <w:r>
              <w:rPr>
                <w:rFonts w:cs="Cambria Math"/>
                <w:color w:val="000000" w:themeColor="text1"/>
                <w:sz w:val="17"/>
                <w:szCs w:val="20"/>
                <w14:textFill>
                  <w14:solidFill>
                    <w14:schemeClr w14:val="tx1"/>
                  </w14:solidFill>
                </w14:textFill>
              </w:rPr>
              <w:t>₂</w:t>
            </w:r>
            <w:r>
              <w:rPr>
                <w:rFonts w:hint="eastAsia"/>
                <w:color w:val="000000" w:themeColor="text1"/>
                <w:sz w:val="17"/>
                <w:szCs w:val="20"/>
                <w14:textFill>
                  <w14:solidFill>
                    <w14:schemeClr w14:val="tx1"/>
                  </w14:solidFill>
                </w14:textFill>
              </w:rPr>
              <w:t xml:space="preserve"> operations. Geoenergy Science and Engineering， 248， 213733；</w:t>
            </w:r>
          </w:p>
          <w:p w14:paraId="1681869F">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rFonts w:hint="eastAsia"/>
                <w:color w:val="000000" w:themeColor="text1"/>
                <w:sz w:val="17"/>
                <w:szCs w:val="20"/>
                <w14:textFill>
                  <w14:solidFill>
                    <w14:schemeClr w14:val="tx1"/>
                  </w14:solidFill>
                </w14:textFill>
              </w:rPr>
              <w:t xml:space="preserve">Gasda， S.， Nordbotten， J. </w:t>
            </w:r>
            <w:r>
              <w:rPr>
                <w:color w:val="000000" w:themeColor="text1"/>
                <w:sz w:val="17"/>
                <w:szCs w:val="20"/>
                <w14:textFill>
                  <w14:solidFill>
                    <w14:schemeClr w14:val="tx1"/>
                  </w14:solidFill>
                </w14:textFill>
              </w:rPr>
              <w:t>&amp;</w:t>
            </w:r>
            <w:r>
              <w:rPr>
                <w:rFonts w:hint="eastAsia"/>
                <w:color w:val="000000" w:themeColor="text1"/>
                <w:sz w:val="17"/>
                <w:szCs w:val="20"/>
                <w14:textFill>
                  <w14:solidFill>
                    <w14:schemeClr w14:val="tx1"/>
                  </w14:solidFill>
                </w14:textFill>
              </w:rPr>
              <w:t xml:space="preserve"> Celia， M. </w:t>
            </w:r>
            <w:r>
              <w:rPr>
                <w:color w:val="000000" w:themeColor="text1"/>
                <w:sz w:val="17"/>
                <w:szCs w:val="20"/>
                <w14:textFill>
                  <w14:solidFill>
                    <w14:schemeClr w14:val="tx1"/>
                  </w14:solidFill>
                </w14:textFill>
              </w:rPr>
              <w:t>(20</w:t>
            </w:r>
            <w:r>
              <w:rPr>
                <w:rFonts w:hint="eastAsia"/>
                <w:color w:val="000000" w:themeColor="text1"/>
                <w:sz w:val="17"/>
                <w:szCs w:val="20"/>
                <w14:textFill>
                  <w14:solidFill>
                    <w14:schemeClr w14:val="tx1"/>
                  </w14:solidFill>
                </w14:textFill>
              </w:rPr>
              <w:t>12</w:t>
            </w:r>
            <w:r>
              <w:rPr>
                <w:color w:val="000000" w:themeColor="text1"/>
                <w:sz w:val="17"/>
                <w:szCs w:val="20"/>
                <w14:textFill>
                  <w14:solidFill>
                    <w14:schemeClr w14:val="tx1"/>
                  </w14:solidFill>
                </w14:textFill>
              </w:rPr>
              <w:t>).</w:t>
            </w:r>
            <w:r>
              <w:rPr>
                <w:rFonts w:hint="eastAsia"/>
                <w:color w:val="000000" w:themeColor="text1"/>
                <w:sz w:val="17"/>
                <w:szCs w:val="20"/>
                <w14:textFill>
                  <w14:solidFill>
                    <w14:schemeClr w14:val="tx1"/>
                  </w14:solidFill>
                </w14:textFill>
              </w:rPr>
              <w:t xml:space="preserve"> Application of simplified models to CO</w:t>
            </w:r>
            <w:r>
              <w:rPr>
                <w:rFonts w:cs="Cambria Math"/>
                <w:color w:val="000000" w:themeColor="text1"/>
                <w:sz w:val="17"/>
                <w:szCs w:val="20"/>
                <w14:textFill>
                  <w14:solidFill>
                    <w14:schemeClr w14:val="tx1"/>
                  </w14:solidFill>
                </w14:textFill>
              </w:rPr>
              <w:t>₂</w:t>
            </w:r>
            <w:r>
              <w:rPr>
                <w:rFonts w:hint="eastAsia"/>
                <w:color w:val="000000" w:themeColor="text1"/>
                <w:sz w:val="17"/>
                <w:szCs w:val="20"/>
                <w14:textFill>
                  <w14:solidFill>
                    <w14:schemeClr w14:val="tx1"/>
                  </w14:solidFill>
                </w14:textFill>
              </w:rPr>
              <w:t xml:space="preserve"> migration and immobilization in large-scale geological systems. International Journal of Greenhouse Gas Control， 9， 72-84；</w:t>
            </w:r>
          </w:p>
          <w:p w14:paraId="02165084">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color w:val="000000" w:themeColor="text1"/>
                <w:sz w:val="17"/>
                <w:szCs w:val="20"/>
                <w14:textFill>
                  <w14:solidFill>
                    <w14:schemeClr w14:val="tx1"/>
                  </w14:solidFill>
                </w14:textFill>
              </w:rPr>
              <w:t>Onal，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Keilegavlen， E</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Dahle， H</w:t>
            </w:r>
            <w:r>
              <w:rPr>
                <w:rFonts w:hint="eastAsia"/>
                <w:color w:val="000000" w:themeColor="text1"/>
                <w:sz w:val="17"/>
                <w:szCs w:val="20"/>
                <w14:textFill>
                  <w14:solidFill>
                    <w14:schemeClr w14:val="tx1"/>
                  </w14:solidFill>
                </w14:textFill>
              </w:rPr>
              <w:t>.，</w:t>
            </w:r>
            <w:r>
              <w:rPr>
                <w:color w:val="000000" w:themeColor="text1"/>
                <w:sz w:val="17"/>
                <w:szCs w:val="20"/>
                <w14:textFill>
                  <w14:solidFill>
                    <w14:schemeClr w14:val="tx1"/>
                  </w14:solidFill>
                </w14:textFill>
              </w:rPr>
              <w:t xml:space="preserve"> Sandve， T</w:t>
            </w:r>
            <w:r>
              <w:rPr>
                <w:rFonts w:hint="eastAsia"/>
                <w:color w:val="000000" w:themeColor="text1"/>
                <w:sz w:val="17"/>
                <w:szCs w:val="20"/>
                <w14:textFill>
                  <w14:solidFill>
                    <w14:schemeClr w14:val="tx1"/>
                  </w14:solidFill>
                </w14:textFill>
              </w:rPr>
              <w:t xml:space="preserve">. </w:t>
            </w:r>
            <w:r>
              <w:rPr>
                <w:color w:val="000000" w:themeColor="text1"/>
                <w:sz w:val="17"/>
                <w:szCs w:val="20"/>
                <w14:textFill>
                  <w14:solidFill>
                    <w14:schemeClr w14:val="tx1"/>
                  </w14:solidFill>
                </w14:textFill>
              </w:rPr>
              <w:t>&amp; Gasda， S</w:t>
            </w:r>
            <w:r>
              <w:rPr>
                <w:rFonts w:hint="eastAsia"/>
                <w:color w:val="000000" w:themeColor="text1"/>
                <w:sz w:val="17"/>
                <w:szCs w:val="20"/>
                <w14:textFill>
                  <w14:solidFill>
                    <w14:schemeClr w14:val="tx1"/>
                  </w14:solidFill>
                </w14:textFill>
              </w:rPr>
              <w:t>. (2026).</w:t>
            </w:r>
            <w:r>
              <w:rPr>
                <w:color w:val="000000" w:themeColor="text1"/>
                <w:sz w:val="17"/>
                <w:szCs w:val="20"/>
                <w14:textFill>
                  <w14:solidFill>
                    <w14:schemeClr w14:val="tx1"/>
                  </w14:solidFill>
                </w14:textFill>
              </w:rPr>
              <w:t xml:space="preserve"> A two-way iterative coupling method for regional-site pressure simulation in CO₂ storage. Available at SSRN: </w:t>
            </w:r>
            <w:r>
              <w:fldChar w:fldCharType="begin"/>
            </w:r>
            <w:r>
              <w:instrText xml:space="preserve"> HYPERLINK "https://ssrn.com/abstract=6867801" </w:instrText>
            </w:r>
            <w:r>
              <w:fldChar w:fldCharType="separate"/>
            </w:r>
            <w:r>
              <w:rPr>
                <w:rStyle w:val="30"/>
                <w:sz w:val="17"/>
                <w:szCs w:val="20"/>
              </w:rPr>
              <w:t>https://ssrn.com/abstract=6867801</w:t>
            </w:r>
            <w:r>
              <w:rPr>
                <w:rStyle w:val="30"/>
                <w:sz w:val="17"/>
                <w:szCs w:val="20"/>
              </w:rPr>
              <w:fldChar w:fldCharType="end"/>
            </w:r>
            <w:r>
              <w:rPr>
                <w:rFonts w:hint="eastAsia"/>
                <w:color w:val="000000" w:themeColor="text1"/>
                <w:sz w:val="17"/>
                <w:szCs w:val="20"/>
                <w14:textFill>
                  <w14:solidFill>
                    <w14:schemeClr w14:val="tx1"/>
                  </w14:solidFill>
                </w14:textFill>
              </w:rPr>
              <w:t>；</w:t>
            </w:r>
          </w:p>
          <w:p w14:paraId="2D1B87C2">
            <w:pPr>
              <w:pStyle w:val="57"/>
              <w:spacing w:before="36" w:after="36"/>
              <w:jc w:val="left"/>
              <w:rPr>
                <w:color w:val="000000" w:themeColor="text1"/>
                <w:sz w:val="17"/>
                <w:szCs w:val="20"/>
                <w14:textFill>
                  <w14:solidFill>
                    <w14:schemeClr w14:val="tx1"/>
                  </w14:solidFill>
                </w14:textFill>
              </w:rPr>
            </w:pPr>
            <w:r>
              <w:rPr>
                <w:rFonts w:hint="eastAsia"/>
                <w:b/>
                <w:bCs/>
                <w:color w:val="000000" w:themeColor="text1"/>
                <w:sz w:val="17"/>
                <w:szCs w:val="20"/>
                <w14:textFill>
                  <w14:solidFill>
                    <w14:schemeClr w14:val="tx1"/>
                  </w14:solidFill>
                </w14:textFill>
              </w:rPr>
              <w:t>论文：</w:t>
            </w:r>
            <w:r>
              <w:rPr>
                <w:rFonts w:hint="eastAsia"/>
                <w:color w:val="000000" w:themeColor="text1"/>
                <w:sz w:val="17"/>
                <w:szCs w:val="20"/>
                <w14:textFill>
                  <w14:solidFill>
                    <w14:schemeClr w14:val="tx1"/>
                  </w14:solidFill>
                </w14:textFill>
              </w:rPr>
              <w:t xml:space="preserve">Khrulenko， A.， Mykkeltvedt， T. </w:t>
            </w:r>
            <w:r>
              <w:rPr>
                <w:color w:val="000000" w:themeColor="text1"/>
                <w:sz w:val="17"/>
                <w:szCs w:val="20"/>
                <w14:textFill>
                  <w14:solidFill>
                    <w14:schemeClr w14:val="tx1"/>
                  </w14:solidFill>
                </w14:textFill>
              </w:rPr>
              <w:t>&amp;</w:t>
            </w:r>
            <w:r>
              <w:rPr>
                <w:rFonts w:hint="eastAsia"/>
                <w:color w:val="000000" w:themeColor="text1"/>
                <w:sz w:val="17"/>
                <w:szCs w:val="20"/>
                <w14:textFill>
                  <w14:solidFill>
                    <w14:schemeClr w14:val="tx1"/>
                  </w14:solidFill>
                </w14:textFill>
              </w:rPr>
              <w:t xml:space="preserve"> Gasda， S. (2026). Screening CO</w:t>
            </w:r>
            <w:r>
              <w:rPr>
                <w:rFonts w:cs="Cambria Math"/>
                <w:color w:val="000000" w:themeColor="text1"/>
                <w:sz w:val="17"/>
                <w:szCs w:val="20"/>
                <w14:textFill>
                  <w14:solidFill>
                    <w14:schemeClr w14:val="tx1"/>
                  </w14:solidFill>
                </w14:textFill>
              </w:rPr>
              <w:t>₂</w:t>
            </w:r>
            <w:r>
              <w:rPr>
                <w:rFonts w:hint="eastAsia"/>
                <w:color w:val="000000" w:themeColor="text1"/>
                <w:sz w:val="17"/>
                <w:szCs w:val="20"/>
                <w14:textFill>
                  <w14:solidFill>
                    <w14:schemeClr w14:val="tx1"/>
                  </w14:solidFill>
                </w14:textFill>
              </w:rPr>
              <w:t xml:space="preserve"> storage potential of petroleum reservoirs on the Norwegian Continental Shelf. International Journal of Greenhouse Gas Control， 151， 104607.</w:t>
            </w:r>
          </w:p>
        </w:tc>
        <w:tc>
          <w:tcPr>
            <w:tcW w:w="1016" w:type="pct"/>
            <w:vAlign w:val="center"/>
          </w:tcPr>
          <w:p w14:paraId="1433F2FA">
            <w:pPr>
              <w:pStyle w:val="57"/>
              <w:spacing w:before="36" w:after="36"/>
              <w:jc w:val="left"/>
              <w:rPr>
                <w:color w:val="000000" w:themeColor="text1"/>
                <w:sz w:val="17"/>
                <w:szCs w:val="20"/>
                <w14:textFill>
                  <w14:solidFill>
                    <w14:schemeClr w14:val="tx1"/>
                  </w14:solidFill>
                </w14:textFill>
              </w:rPr>
            </w:pPr>
            <w:r>
              <w:rPr>
                <w:color w:val="000000" w:themeColor="text1"/>
                <w:sz w:val="17"/>
                <w:szCs w:val="20"/>
                <w14:textFill>
                  <w14:solidFill>
                    <w14:schemeClr w14:val="tx1"/>
                  </w14:solidFill>
                </w14:textFill>
              </w:rPr>
              <w:t>研究成果已应用于挪威北海Horda Platform、Northern Lights、Smeaheia等大型CO₂地质封存示范工程的储层评价、容量预测、压力管理及风险分析，为欧洲区域级CO₂储存枢纽建设提供关键技术支撑。所建立的区域储存模拟与决策支持方法为多储库协同开发、跨区域储量优化及长期安全运行提供了科学依据，并正在向地下储氢与综合地下能源储存领域拓展应用。</w:t>
            </w:r>
          </w:p>
        </w:tc>
      </w:tr>
    </w:tbl>
    <w:p w14:paraId="005E8E93">
      <w:pPr>
        <w:pStyle w:val="3"/>
        <w:ind w:firstLine="480"/>
      </w:pPr>
    </w:p>
    <w:p w14:paraId="1EB90B89">
      <w:pPr>
        <w:pStyle w:val="55"/>
      </w:pPr>
      <w:r>
        <w:rPr>
          <w:rFonts w:hint="eastAsia"/>
        </w:rPr>
        <w:t>项目研发内容相关</w:t>
      </w:r>
      <w:r>
        <w:t>国（境）内外代表性成果</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2383"/>
        <w:gridCol w:w="7718"/>
        <w:gridCol w:w="2473"/>
      </w:tblGrid>
      <w:tr w14:paraId="6074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89" w:type="pct"/>
            <w:vAlign w:val="center"/>
          </w:tcPr>
          <w:p w14:paraId="459BC123">
            <w:pPr>
              <w:pStyle w:val="57"/>
              <w:spacing w:before="36" w:after="36"/>
              <w:rPr>
                <w:kern w:val="0"/>
                <w:sz w:val="20"/>
              </w:rPr>
            </w:pPr>
            <w:r>
              <w:rPr>
                <w:rFonts w:hint="eastAsia"/>
              </w:rPr>
              <w:t>序号</w:t>
            </w:r>
          </w:p>
        </w:tc>
        <w:tc>
          <w:tcPr>
            <w:tcW w:w="855" w:type="pct"/>
            <w:vAlign w:val="center"/>
          </w:tcPr>
          <w:p w14:paraId="034D2633">
            <w:pPr>
              <w:pStyle w:val="57"/>
              <w:spacing w:before="36" w:after="36"/>
              <w:rPr>
                <w:kern w:val="0"/>
                <w:sz w:val="20"/>
              </w:rPr>
            </w:pPr>
            <w:r>
              <w:rPr>
                <w:rFonts w:hint="eastAsia"/>
              </w:rPr>
              <w:t>单位</w:t>
            </w:r>
          </w:p>
        </w:tc>
        <w:tc>
          <w:tcPr>
            <w:tcW w:w="2769" w:type="pct"/>
            <w:vAlign w:val="center"/>
          </w:tcPr>
          <w:p w14:paraId="41BF14C5">
            <w:pPr>
              <w:pStyle w:val="57"/>
              <w:spacing w:before="36" w:after="36"/>
              <w:rPr>
                <w:kern w:val="0"/>
                <w:sz w:val="20"/>
              </w:rPr>
            </w:pPr>
            <w:r>
              <w:rPr>
                <w:rFonts w:hint="eastAsia"/>
              </w:rPr>
              <w:t>成果（</w:t>
            </w:r>
            <w:r>
              <w:t>论文、专利、获奖、标准</w:t>
            </w:r>
            <w:r>
              <w:rPr>
                <w:rFonts w:hint="eastAsia"/>
              </w:rPr>
              <w:t>）</w:t>
            </w:r>
          </w:p>
        </w:tc>
        <w:tc>
          <w:tcPr>
            <w:tcW w:w="887" w:type="pct"/>
            <w:vAlign w:val="center"/>
          </w:tcPr>
          <w:p w14:paraId="5A8CA3C8">
            <w:pPr>
              <w:pStyle w:val="57"/>
              <w:spacing w:before="36" w:after="36"/>
              <w:rPr>
                <w:kern w:val="0"/>
                <w:sz w:val="20"/>
              </w:rPr>
            </w:pPr>
            <w:r>
              <w:rPr>
                <w:rFonts w:hint="eastAsia"/>
              </w:rPr>
              <w:t>作者</w:t>
            </w:r>
          </w:p>
        </w:tc>
      </w:tr>
      <w:tr w14:paraId="4765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vAlign w:val="center"/>
          </w:tcPr>
          <w:p w14:paraId="604F2B47">
            <w:pPr>
              <w:pStyle w:val="57"/>
              <w:spacing w:before="36" w:after="36"/>
              <w:rPr>
                <w:kern w:val="0"/>
                <w:sz w:val="20"/>
              </w:rPr>
            </w:pPr>
            <w:r>
              <w:rPr>
                <w:rFonts w:hint="eastAsia"/>
              </w:rPr>
              <w:t>1</w:t>
            </w:r>
          </w:p>
        </w:tc>
        <w:tc>
          <w:tcPr>
            <w:tcW w:w="855" w:type="pct"/>
            <w:vAlign w:val="center"/>
          </w:tcPr>
          <w:p w14:paraId="583C3A14">
            <w:pPr>
              <w:pStyle w:val="57"/>
              <w:spacing w:before="36" w:after="36"/>
              <w:rPr>
                <w:kern w:val="0"/>
                <w:sz w:val="20"/>
              </w:rPr>
            </w:pPr>
            <w:r>
              <w:rPr>
                <w:rFonts w:hint="eastAsia"/>
              </w:rPr>
              <w:t>中国矿业大学</w:t>
            </w:r>
          </w:p>
        </w:tc>
        <w:tc>
          <w:tcPr>
            <w:tcW w:w="2769" w:type="pct"/>
            <w:vAlign w:val="center"/>
          </w:tcPr>
          <w:p w14:paraId="11547DCC">
            <w:pPr>
              <w:pStyle w:val="57"/>
              <w:spacing w:before="36" w:after="36"/>
              <w:jc w:val="left"/>
              <w:rPr>
                <w:kern w:val="0"/>
                <w:sz w:val="20"/>
              </w:rPr>
            </w:pPr>
            <w:r>
              <w:rPr>
                <w:kern w:val="0"/>
                <w:sz w:val="20"/>
              </w:rPr>
              <w:t>[1] Experimental study on CO2 sequestration capacity and mechanical characteristics evolution of solid wastes based carbon-negative backfill materials[J]. Construction and Building Materials, 2024, 440: 137457.</w:t>
            </w:r>
          </w:p>
          <w:p w14:paraId="6F3DE431">
            <w:pPr>
              <w:pStyle w:val="57"/>
              <w:spacing w:before="36" w:after="36"/>
              <w:jc w:val="left"/>
              <w:rPr>
                <w:kern w:val="0"/>
                <w:sz w:val="20"/>
              </w:rPr>
            </w:pPr>
            <w:r>
              <w:rPr>
                <w:rFonts w:hint="eastAsia"/>
                <w:kern w:val="0"/>
                <w:sz w:val="20"/>
              </w:rPr>
              <w:t>[2] Carbon negative backfill mining in coal mines for carbon neutralization: Chemical carbon fixation performances with mineralized gangue</w:t>
            </w:r>
            <w:r>
              <w:rPr>
                <w:kern w:val="0"/>
                <w:sz w:val="20"/>
              </w:rPr>
              <w:t>[J]. International Journal of Rock Mechanics and Mining Sciences</w:t>
            </w:r>
            <w:r>
              <w:rPr>
                <w:rFonts w:hint="eastAsia"/>
                <w:kern w:val="0"/>
                <w:sz w:val="20"/>
              </w:rPr>
              <w:t>, 2025, 186: 106016.</w:t>
            </w:r>
          </w:p>
          <w:p w14:paraId="6DEED715">
            <w:pPr>
              <w:pStyle w:val="57"/>
              <w:spacing w:before="36" w:after="36"/>
              <w:jc w:val="left"/>
              <w:rPr>
                <w:kern w:val="0"/>
                <w:sz w:val="20"/>
              </w:rPr>
            </w:pPr>
            <w:r>
              <w:rPr>
                <w:rFonts w:hint="eastAsia"/>
                <w:kern w:val="0"/>
                <w:sz w:val="20"/>
              </w:rPr>
              <w:t xml:space="preserve">[3] </w:t>
            </w:r>
            <w:r>
              <w:rPr>
                <w:kern w:val="0"/>
                <w:sz w:val="20"/>
              </w:rPr>
              <w:t>一种基于气压测定的固碳量间接测定方法</w:t>
            </w:r>
            <w:r>
              <w:rPr>
                <w:rFonts w:hint="eastAsia"/>
                <w:kern w:val="0"/>
                <w:sz w:val="20"/>
              </w:rPr>
              <w:t>, ZL</w:t>
            </w:r>
            <w:r>
              <w:rPr>
                <w:kern w:val="0"/>
                <w:sz w:val="20"/>
              </w:rPr>
              <w:t>202512000574.X</w:t>
            </w:r>
          </w:p>
          <w:p w14:paraId="1A6A1FAD">
            <w:pPr>
              <w:pStyle w:val="57"/>
              <w:spacing w:before="36" w:after="36"/>
              <w:jc w:val="left"/>
              <w:rPr>
                <w:kern w:val="0"/>
                <w:sz w:val="20"/>
              </w:rPr>
            </w:pPr>
            <w:r>
              <w:rPr>
                <w:rFonts w:hint="eastAsia"/>
                <w:kern w:val="0"/>
                <w:sz w:val="20"/>
              </w:rPr>
              <w:t xml:space="preserve">[4] </w:t>
            </w:r>
            <w:r>
              <w:rPr>
                <w:kern w:val="0"/>
                <w:sz w:val="20"/>
              </w:rPr>
              <w:t>一种煤矿充填开采协同二氧化碳固存系统及方法</w:t>
            </w:r>
            <w:r>
              <w:rPr>
                <w:rFonts w:hint="eastAsia"/>
                <w:kern w:val="0"/>
                <w:sz w:val="20"/>
              </w:rPr>
              <w:t xml:space="preserve">, </w:t>
            </w:r>
            <w:r>
              <w:rPr>
                <w:kern w:val="0"/>
                <w:sz w:val="20"/>
              </w:rPr>
              <w:t>ZL202211532767</w:t>
            </w:r>
            <w:r>
              <w:rPr>
                <w:rFonts w:hint="eastAsia"/>
                <w:kern w:val="0"/>
                <w:sz w:val="20"/>
              </w:rPr>
              <w:t>.X</w:t>
            </w:r>
          </w:p>
          <w:p w14:paraId="5809CDA0">
            <w:pPr>
              <w:pStyle w:val="57"/>
              <w:spacing w:before="36" w:after="36"/>
              <w:jc w:val="left"/>
              <w:rPr>
                <w:kern w:val="0"/>
                <w:sz w:val="20"/>
              </w:rPr>
            </w:pPr>
            <w:r>
              <w:rPr>
                <w:rFonts w:hint="eastAsia"/>
                <w:kern w:val="0"/>
                <w:sz w:val="20"/>
              </w:rPr>
              <w:t xml:space="preserve">[5] </w:t>
            </w:r>
            <w:r>
              <w:rPr>
                <w:kern w:val="0"/>
                <w:sz w:val="20"/>
              </w:rPr>
              <w:t>一种负碳同面充填系统布置与开采方法</w:t>
            </w:r>
            <w:r>
              <w:rPr>
                <w:rFonts w:hint="eastAsia"/>
                <w:kern w:val="0"/>
                <w:sz w:val="20"/>
              </w:rPr>
              <w:t xml:space="preserve">, </w:t>
            </w:r>
            <w:r>
              <w:rPr>
                <w:kern w:val="0"/>
                <w:sz w:val="20"/>
              </w:rPr>
              <w:t>ZL202411689592.2</w:t>
            </w:r>
          </w:p>
          <w:p w14:paraId="198CF1B3">
            <w:pPr>
              <w:pStyle w:val="57"/>
              <w:spacing w:before="36" w:after="36"/>
              <w:jc w:val="left"/>
              <w:rPr>
                <w:kern w:val="0"/>
                <w:sz w:val="20"/>
              </w:rPr>
            </w:pPr>
            <w:r>
              <w:rPr>
                <w:rFonts w:hint="eastAsia"/>
                <w:kern w:val="0"/>
                <w:sz w:val="20"/>
              </w:rPr>
              <w:t xml:space="preserve">[6] </w:t>
            </w:r>
            <w:r>
              <w:rPr>
                <w:kern w:val="0"/>
                <w:sz w:val="20"/>
              </w:rPr>
              <w:t>一种矿山固废流态化充填处置协同二氧化碳封存</w:t>
            </w:r>
            <w:r>
              <w:rPr>
                <w:rFonts w:hint="eastAsia"/>
                <w:kern w:val="0"/>
                <w:sz w:val="20"/>
              </w:rPr>
              <w:t xml:space="preserve">方法, </w:t>
            </w:r>
            <w:r>
              <w:rPr>
                <w:kern w:val="0"/>
                <w:sz w:val="20"/>
              </w:rPr>
              <w:t>ZL202211274086.8</w:t>
            </w:r>
          </w:p>
        </w:tc>
        <w:tc>
          <w:tcPr>
            <w:tcW w:w="887" w:type="pct"/>
            <w:vAlign w:val="center"/>
          </w:tcPr>
          <w:p w14:paraId="4F213119">
            <w:pPr>
              <w:pStyle w:val="57"/>
              <w:spacing w:before="36" w:after="36"/>
              <w:rPr>
                <w:kern w:val="0"/>
                <w:sz w:val="20"/>
              </w:rPr>
            </w:pPr>
            <w:r>
              <w:rPr>
                <w:rFonts w:hint="eastAsia"/>
              </w:rPr>
              <w:t>张吉雄，郭宇鸣等</w:t>
            </w:r>
          </w:p>
        </w:tc>
      </w:tr>
      <w:tr w14:paraId="0A22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vAlign w:val="center"/>
          </w:tcPr>
          <w:p w14:paraId="4E009A0C">
            <w:pPr>
              <w:pStyle w:val="57"/>
              <w:spacing w:before="36" w:after="36"/>
            </w:pPr>
            <w:r>
              <w:rPr>
                <w:rFonts w:hint="eastAsia"/>
              </w:rPr>
              <w:t>2</w:t>
            </w:r>
          </w:p>
        </w:tc>
        <w:tc>
          <w:tcPr>
            <w:tcW w:w="855" w:type="pct"/>
            <w:vAlign w:val="center"/>
          </w:tcPr>
          <w:p w14:paraId="08228AB7">
            <w:pPr>
              <w:pStyle w:val="57"/>
              <w:spacing w:before="36" w:after="36"/>
            </w:pPr>
            <w:r>
              <w:rPr>
                <w:rFonts w:hint="eastAsia"/>
              </w:rPr>
              <w:t>俄罗斯</w:t>
            </w:r>
            <w:r>
              <w:t>彼尔姆国立研究型理工大学</w:t>
            </w:r>
          </w:p>
        </w:tc>
        <w:tc>
          <w:tcPr>
            <w:tcW w:w="2769" w:type="pct"/>
            <w:vAlign w:val="center"/>
          </w:tcPr>
          <w:p w14:paraId="3030457B">
            <w:pPr>
              <w:pStyle w:val="57"/>
              <w:spacing w:before="36" w:after="36"/>
              <w:jc w:val="left"/>
            </w:pPr>
            <w:r>
              <w:t>Non-classical solutions of a continuum model for rock descriptions[J]. Journal of Rock Mechanics and Geotechnical Engineering, 2014, 6(3): 180-185.</w:t>
            </w:r>
          </w:p>
        </w:tc>
        <w:tc>
          <w:tcPr>
            <w:tcW w:w="887" w:type="pct"/>
            <w:vAlign w:val="center"/>
          </w:tcPr>
          <w:p w14:paraId="46E63F99">
            <w:pPr>
              <w:pStyle w:val="57"/>
              <w:spacing w:before="36" w:after="36"/>
            </w:pPr>
            <w:r>
              <w:t>Guzev M. A.</w:t>
            </w:r>
          </w:p>
        </w:tc>
      </w:tr>
      <w:tr w14:paraId="300B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vAlign w:val="center"/>
          </w:tcPr>
          <w:p w14:paraId="699B45AE">
            <w:pPr>
              <w:pStyle w:val="57"/>
              <w:spacing w:before="36" w:after="36"/>
              <w:rPr>
                <w:kern w:val="0"/>
                <w:sz w:val="20"/>
              </w:rPr>
            </w:pPr>
            <w:r>
              <w:rPr>
                <w:rFonts w:hint="eastAsia"/>
              </w:rPr>
              <w:t>3</w:t>
            </w:r>
          </w:p>
        </w:tc>
        <w:tc>
          <w:tcPr>
            <w:tcW w:w="855" w:type="pct"/>
            <w:vAlign w:val="center"/>
          </w:tcPr>
          <w:p w14:paraId="04CD1EA6">
            <w:pPr>
              <w:pStyle w:val="57"/>
              <w:spacing w:before="36" w:after="36"/>
              <w:rPr>
                <w:kern w:val="0"/>
                <w:sz w:val="20"/>
                <w:highlight w:val="yellow"/>
                <w:rPrChange w:id="121" w:author="DELL" w:date="2026-06-17T08:55:00Z">
                  <w:rPr>
                    <w:kern w:val="0"/>
                    <w:sz w:val="20"/>
                  </w:rPr>
                </w:rPrChange>
              </w:rPr>
            </w:pPr>
            <w:r>
              <w:rPr>
                <w:rFonts w:hint="eastAsia"/>
                <w:highlight w:val="yellow"/>
                <w:rPrChange w:id="122" w:author="DELL" w:date="2026-06-17T08:55:00Z">
                  <w:rPr>
                    <w:rFonts w:hint="eastAsia"/>
                  </w:rPr>
                </w:rPrChange>
              </w:rPr>
              <w:t>辽宁大学</w:t>
            </w:r>
          </w:p>
        </w:tc>
        <w:tc>
          <w:tcPr>
            <w:tcW w:w="2769" w:type="pct"/>
            <w:vAlign w:val="center"/>
          </w:tcPr>
          <w:p w14:paraId="4C1D7223">
            <w:pPr>
              <w:pStyle w:val="57"/>
              <w:spacing w:before="36" w:after="36"/>
              <w:jc w:val="left"/>
              <w:rPr>
                <w:kern w:val="0"/>
                <w:sz w:val="20"/>
                <w:highlight w:val="yellow"/>
                <w:rPrChange w:id="123" w:author="DELL" w:date="2026-06-17T08:55:00Z">
                  <w:rPr>
                    <w:kern w:val="0"/>
                    <w:sz w:val="20"/>
                  </w:rPr>
                </w:rPrChange>
              </w:rPr>
            </w:pPr>
            <w:r>
              <w:rPr>
                <w:highlight w:val="yellow"/>
                <w:rPrChange w:id="124" w:author="DELL" w:date="2026-06-17T08:55:00Z">
                  <w:rPr/>
                </w:rPrChange>
              </w:rPr>
              <w:t xml:space="preserve">Thermo-hydro-mechanical coupling simulation for fracture propagation in </w:t>
            </w:r>
            <w:r>
              <w:rPr>
                <w:highlight w:val="yellow"/>
                <w:rPrChange w:id="125" w:author="DELL" w:date="2026-06-17T08:55:00Z">
                  <w:rPr/>
                </w:rPrChange>
              </w:rPr>
              <w:t>CO₂</w:t>
            </w:r>
            <w:r>
              <w:rPr>
                <w:highlight w:val="yellow"/>
                <w:rPrChange w:id="126" w:author="DELL" w:date="2026-06-17T08:55:00Z">
                  <w:rPr/>
                </w:rPrChange>
              </w:rPr>
              <w:t xml:space="preserve"> </w:t>
            </w:r>
            <w:r>
              <w:rPr>
                <w:highlight w:val="yellow"/>
                <w:rPrChange w:id="127" w:author="DELL" w:date="2026-06-17T08:55:00Z">
                  <w:rPr/>
                </w:rPrChange>
              </w:rPr>
              <w:t>fracturing based on phase-field model[J]. Energy</w:t>
            </w:r>
            <w:r>
              <w:rPr>
                <w:highlight w:val="yellow"/>
                <w:rPrChange w:id="128" w:author="DELL" w:date="2026-06-17T08:55:00Z">
                  <w:rPr/>
                </w:rPrChange>
              </w:rPr>
              <w:t>，</w:t>
            </w:r>
            <w:r>
              <w:rPr>
                <w:highlight w:val="yellow"/>
                <w:rPrChange w:id="129" w:author="DELL" w:date="2026-06-17T08:55:00Z">
                  <w:rPr/>
                </w:rPrChange>
              </w:rPr>
              <w:t>2023</w:t>
            </w:r>
            <w:r>
              <w:rPr>
                <w:highlight w:val="yellow"/>
                <w:rPrChange w:id="130" w:author="DELL" w:date="2026-06-17T08:55:00Z">
                  <w:rPr/>
                </w:rPrChange>
              </w:rPr>
              <w:t>，</w:t>
            </w:r>
            <w:r>
              <w:rPr>
                <w:highlight w:val="yellow"/>
                <w:rPrChange w:id="131" w:author="DELL" w:date="2026-06-17T08:55:00Z">
                  <w:rPr/>
                </w:rPrChange>
              </w:rPr>
              <w:t>284: 128629.</w:t>
            </w:r>
          </w:p>
        </w:tc>
        <w:tc>
          <w:tcPr>
            <w:tcW w:w="887" w:type="pct"/>
            <w:vAlign w:val="center"/>
          </w:tcPr>
          <w:p w14:paraId="20B08C86">
            <w:pPr>
              <w:pStyle w:val="57"/>
              <w:spacing w:before="36" w:after="36"/>
              <w:rPr>
                <w:kern w:val="0"/>
                <w:sz w:val="20"/>
                <w:highlight w:val="yellow"/>
                <w:rPrChange w:id="132" w:author="DELL" w:date="2026-06-17T08:55:00Z">
                  <w:rPr>
                    <w:kern w:val="0"/>
                    <w:sz w:val="20"/>
                  </w:rPr>
                </w:rPrChange>
              </w:rPr>
            </w:pPr>
            <w:r>
              <w:rPr>
                <w:rFonts w:hint="eastAsia"/>
                <w:highlight w:val="yellow"/>
                <w:rPrChange w:id="133" w:author="DELL" w:date="2026-06-17T08:55:00Z">
                  <w:rPr>
                    <w:rFonts w:hint="eastAsia"/>
                  </w:rPr>
                </w:rPrChange>
              </w:rPr>
              <w:t>李玉伟，彭根博，杜</w:t>
            </w:r>
            <w:r>
              <w:rPr>
                <w:rFonts w:hint="eastAsia"/>
                <w:highlight w:val="yellow"/>
                <w:rPrChange w:id="134" w:author="DELL" w:date="2026-06-17T08:55:00Z">
                  <w:rPr>
                    <w:rFonts w:hint="eastAsia"/>
                  </w:rPr>
                </w:rPrChange>
              </w:rPr>
              <w:t>童，等</w:t>
            </w:r>
          </w:p>
        </w:tc>
      </w:tr>
      <w:tr w14:paraId="280D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vAlign w:val="center"/>
          </w:tcPr>
          <w:p w14:paraId="54E28ADF">
            <w:pPr>
              <w:pStyle w:val="57"/>
              <w:spacing w:before="36" w:after="36"/>
              <w:rPr>
                <w:kern w:val="0"/>
                <w:sz w:val="20"/>
              </w:rPr>
            </w:pPr>
            <w:r>
              <w:rPr>
                <w:rFonts w:hint="eastAsia"/>
              </w:rPr>
              <w:t>4</w:t>
            </w:r>
          </w:p>
        </w:tc>
        <w:tc>
          <w:tcPr>
            <w:tcW w:w="855" w:type="pct"/>
            <w:vAlign w:val="center"/>
          </w:tcPr>
          <w:p w14:paraId="11F669A0">
            <w:pPr>
              <w:pStyle w:val="57"/>
              <w:spacing w:before="36" w:after="36"/>
              <w:rPr>
                <w:kern w:val="0"/>
                <w:sz w:val="20"/>
              </w:rPr>
            </w:pPr>
            <w:r>
              <w:rPr>
                <w:rFonts w:hint="eastAsia"/>
              </w:rPr>
              <w:t>煤炭科学研究总院有限公司</w:t>
            </w:r>
          </w:p>
        </w:tc>
        <w:tc>
          <w:tcPr>
            <w:tcW w:w="2769" w:type="pct"/>
            <w:vAlign w:val="center"/>
          </w:tcPr>
          <w:p w14:paraId="0023AEBA">
            <w:pPr>
              <w:pStyle w:val="57"/>
              <w:spacing w:before="36" w:after="36"/>
              <w:jc w:val="left"/>
            </w:pPr>
            <w:r>
              <w:rPr>
                <w:rFonts w:hint="eastAsia"/>
              </w:rPr>
              <w:t xml:space="preserve">[1] </w:t>
            </w:r>
            <w:r>
              <w:t>中国煤炭学会.煤矿数字岩心库数据处理技术规范:T/CCS 112-2025[S]. 2025</w:t>
            </w:r>
          </w:p>
          <w:p w14:paraId="79C64912">
            <w:pPr>
              <w:pStyle w:val="57"/>
              <w:spacing w:before="36" w:after="36"/>
              <w:jc w:val="left"/>
            </w:pPr>
            <w:r>
              <w:rPr>
                <w:rFonts w:hint="eastAsia"/>
              </w:rPr>
              <w:t xml:space="preserve">[2] </w:t>
            </w:r>
            <w:r>
              <w:t>基于数字岩石力学的煤岩数据采集、管理与评估方法：ZL202310684442.1</w:t>
            </w:r>
          </w:p>
          <w:p w14:paraId="3B800F9D">
            <w:pPr>
              <w:pStyle w:val="57"/>
              <w:spacing w:before="36" w:after="36"/>
              <w:jc w:val="left"/>
            </w:pPr>
            <w:r>
              <w:t>[</w:t>
            </w:r>
            <w:r>
              <w:rPr>
                <w:rFonts w:hint="eastAsia"/>
              </w:rPr>
              <w:t>3</w:t>
            </w:r>
            <w:r>
              <w:t>]</w:t>
            </w:r>
            <w:r>
              <w:rPr>
                <w:rFonts w:hint="eastAsia"/>
              </w:rPr>
              <w:t xml:space="preserve"> </w:t>
            </w:r>
            <w:r>
              <w:t>裂隙演化的表征方法、装置、电子设备及存储介质：ZL202410788768.3</w:t>
            </w:r>
          </w:p>
          <w:p w14:paraId="146B0C48">
            <w:pPr>
              <w:pStyle w:val="57"/>
              <w:spacing w:before="36" w:after="36"/>
              <w:jc w:val="left"/>
            </w:pPr>
            <w:r>
              <w:rPr>
                <w:rFonts w:hint="eastAsia"/>
              </w:rPr>
              <w:t xml:space="preserve">[4] </w:t>
            </w:r>
            <w:r>
              <w:t>煤岩测试系统的分析方法、装置、电子设备及存储介质：ZL202410585785.7</w:t>
            </w:r>
          </w:p>
          <w:p w14:paraId="353EE615">
            <w:pPr>
              <w:pStyle w:val="57"/>
              <w:spacing w:before="36" w:after="36"/>
              <w:jc w:val="left"/>
              <w:rPr>
                <w:kern w:val="0"/>
                <w:sz w:val="20"/>
              </w:rPr>
            </w:pPr>
            <w:r>
              <w:rPr>
                <w:rFonts w:hint="eastAsia"/>
              </w:rPr>
              <w:t xml:space="preserve">[5] </w:t>
            </w:r>
            <w:r>
              <w:t>一种岩石类材料加载试验信息监测装置：</w:t>
            </w:r>
            <w:r>
              <w:rPr>
                <w:rFonts w:hint="eastAsia"/>
              </w:rPr>
              <w:t>ZL</w:t>
            </w:r>
            <w:r>
              <w:t>202410680284.7</w:t>
            </w:r>
          </w:p>
        </w:tc>
        <w:tc>
          <w:tcPr>
            <w:tcW w:w="887" w:type="pct"/>
            <w:vAlign w:val="center"/>
          </w:tcPr>
          <w:p w14:paraId="490D8DFE">
            <w:pPr>
              <w:pStyle w:val="57"/>
              <w:spacing w:before="36" w:after="36"/>
              <w:rPr>
                <w:kern w:val="0"/>
                <w:sz w:val="20"/>
              </w:rPr>
            </w:pPr>
            <w:r>
              <w:t>李海涛，齐庆新，</w:t>
            </w:r>
            <w:r>
              <w:rPr>
                <w:rFonts w:hint="eastAsia"/>
              </w:rPr>
              <w:t>石晓闪</w:t>
            </w:r>
            <w:r>
              <w:t>，</w:t>
            </w:r>
            <w:r>
              <w:rPr>
                <w:rFonts w:hint="eastAsia"/>
              </w:rPr>
              <w:t>朱小景</w:t>
            </w:r>
            <w:r>
              <w:t>等.</w:t>
            </w:r>
          </w:p>
        </w:tc>
      </w:tr>
      <w:tr w14:paraId="2DDB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 w:type="pct"/>
            <w:vAlign w:val="center"/>
          </w:tcPr>
          <w:p w14:paraId="600EBF59">
            <w:pPr>
              <w:pStyle w:val="57"/>
              <w:spacing w:before="36" w:after="36"/>
              <w:rPr>
                <w:kern w:val="0"/>
                <w:sz w:val="20"/>
              </w:rPr>
            </w:pPr>
            <w:r>
              <w:rPr>
                <w:rFonts w:hint="eastAsia"/>
              </w:rPr>
              <w:t>5</w:t>
            </w:r>
          </w:p>
        </w:tc>
        <w:tc>
          <w:tcPr>
            <w:tcW w:w="855" w:type="pct"/>
            <w:vAlign w:val="center"/>
          </w:tcPr>
          <w:p w14:paraId="30CFAF6C">
            <w:pPr>
              <w:pStyle w:val="57"/>
              <w:spacing w:before="36" w:after="36"/>
              <w:rPr>
                <w:kern w:val="0"/>
                <w:sz w:val="20"/>
                <w:highlight w:val="yellow"/>
                <w:rPrChange w:id="135" w:author="DELL" w:date="2026-06-17T08:55:00Z">
                  <w:rPr>
                    <w:kern w:val="0"/>
                    <w:sz w:val="20"/>
                  </w:rPr>
                </w:rPrChange>
              </w:rPr>
            </w:pPr>
            <w:r>
              <w:rPr>
                <w:rFonts w:hint="eastAsia"/>
                <w:highlight w:val="yellow"/>
                <w:rPrChange w:id="136" w:author="DELL" w:date="2026-06-17T08:55:00Z">
                  <w:rPr>
                    <w:rFonts w:hint="eastAsia"/>
                  </w:rPr>
                </w:rPrChange>
              </w:rPr>
              <w:t>辽宁大学</w:t>
            </w:r>
          </w:p>
        </w:tc>
        <w:tc>
          <w:tcPr>
            <w:tcW w:w="2769" w:type="pct"/>
            <w:vAlign w:val="center"/>
          </w:tcPr>
          <w:p w14:paraId="2A897FE7">
            <w:pPr>
              <w:pStyle w:val="57"/>
              <w:spacing w:before="36" w:after="36"/>
              <w:jc w:val="left"/>
              <w:rPr>
                <w:kern w:val="0"/>
                <w:sz w:val="20"/>
                <w:highlight w:val="yellow"/>
                <w:rPrChange w:id="137" w:author="DELL" w:date="2026-06-17T08:55:00Z">
                  <w:rPr>
                    <w:kern w:val="0"/>
                    <w:sz w:val="20"/>
                  </w:rPr>
                </w:rPrChange>
              </w:rPr>
            </w:pPr>
            <w:r>
              <w:rPr>
                <w:highlight w:val="yellow"/>
                <w:rPrChange w:id="138" w:author="DELL" w:date="2026-06-17T08:55:00Z">
                  <w:rPr/>
                </w:rPrChange>
              </w:rPr>
              <w:t>Numerical Simulation of Hydraulic Fracture Height Layer-through Propagation based on Three-dimensional Lattice Method[J]. Engineering Fracture Mechanics</w:t>
            </w:r>
            <w:r>
              <w:rPr>
                <w:highlight w:val="yellow"/>
                <w:rPrChange w:id="139" w:author="DELL" w:date="2026-06-17T08:55:00Z">
                  <w:rPr/>
                </w:rPrChange>
              </w:rPr>
              <w:t>，</w:t>
            </w:r>
            <w:r>
              <w:rPr>
                <w:highlight w:val="yellow"/>
                <w:rPrChange w:id="140" w:author="DELL" w:date="2026-06-17T08:55:00Z">
                  <w:rPr/>
                </w:rPrChange>
              </w:rPr>
              <w:t xml:space="preserve"> 2022</w:t>
            </w:r>
            <w:r>
              <w:rPr>
                <w:highlight w:val="yellow"/>
                <w:rPrChange w:id="141" w:author="DELL" w:date="2026-06-17T08:55:00Z">
                  <w:rPr/>
                </w:rPrChange>
              </w:rPr>
              <w:t>，</w:t>
            </w:r>
            <w:r>
              <w:rPr>
                <w:highlight w:val="yellow"/>
                <w:rPrChange w:id="142" w:author="DELL" w:date="2026-06-17T08:55:00Z">
                  <w:rPr/>
                </w:rPrChange>
              </w:rPr>
              <w:t xml:space="preserve"> 264: 108331.</w:t>
            </w:r>
          </w:p>
        </w:tc>
        <w:tc>
          <w:tcPr>
            <w:tcW w:w="887" w:type="pct"/>
            <w:vAlign w:val="center"/>
          </w:tcPr>
          <w:p w14:paraId="77FC8733">
            <w:pPr>
              <w:pStyle w:val="57"/>
              <w:spacing w:before="36" w:after="36"/>
              <w:rPr>
                <w:kern w:val="0"/>
                <w:sz w:val="20"/>
                <w:highlight w:val="yellow"/>
                <w:rPrChange w:id="143" w:author="DELL" w:date="2026-06-17T08:55:00Z">
                  <w:rPr>
                    <w:kern w:val="0"/>
                    <w:sz w:val="20"/>
                  </w:rPr>
                </w:rPrChange>
              </w:rPr>
            </w:pPr>
            <w:r>
              <w:rPr>
                <w:rFonts w:hint="eastAsia"/>
                <w:highlight w:val="yellow"/>
                <w:rPrChange w:id="144" w:author="DELL" w:date="2026-06-17T08:55:00Z">
                  <w:rPr>
                    <w:rFonts w:hint="eastAsia"/>
                  </w:rPr>
                </w:rPrChange>
              </w:rPr>
              <w:t>丛子渊，李玉伟，</w:t>
            </w:r>
            <w:r>
              <w:rPr>
                <w:highlight w:val="yellow"/>
                <w:rPrChange w:id="145" w:author="DELL" w:date="2026-06-17T08:55:00Z">
                  <w:rPr/>
                </w:rPrChange>
              </w:rPr>
              <w:t>Dmitriy A.</w:t>
            </w:r>
            <w:r>
              <w:rPr>
                <w:rFonts w:hint="eastAsia"/>
                <w:highlight w:val="yellow"/>
                <w:rPrChange w:id="146" w:author="DELL" w:date="2026-06-17T08:55:00Z">
                  <w:rPr>
                    <w:rFonts w:hint="eastAsia"/>
                  </w:rPr>
                </w:rPrChange>
              </w:rPr>
              <w:t xml:space="preserve"> </w:t>
            </w:r>
            <w:r>
              <w:rPr>
                <w:highlight w:val="yellow"/>
                <w:rPrChange w:id="147" w:author="DELL" w:date="2026-06-17T08:55:00Z">
                  <w:rPr/>
                </w:rPrChange>
              </w:rPr>
              <w:t>Martyushev</w:t>
            </w:r>
            <w:r>
              <w:rPr>
                <w:rFonts w:hint="eastAsia"/>
                <w:highlight w:val="yellow"/>
                <w:rPrChange w:id="148" w:author="DELL" w:date="2026-06-17T08:55:00Z">
                  <w:rPr>
                    <w:rFonts w:hint="eastAsia"/>
                  </w:rPr>
                </w:rPrChange>
              </w:rPr>
              <w:t>，等</w:t>
            </w:r>
          </w:p>
        </w:tc>
      </w:tr>
    </w:tbl>
    <w:p w14:paraId="03F0BDD2">
      <w:pPr>
        <w:pStyle w:val="3"/>
        <w:ind w:firstLine="480"/>
        <w:sectPr>
          <w:pgSz w:w="16840" w:h="11907" w:orient="landscape"/>
          <w:pgMar w:top="1418" w:right="1418" w:bottom="1418" w:left="1701" w:header="851" w:footer="1043" w:gutter="0"/>
          <w:pgNumType w:start="1"/>
          <w:cols w:space="720" w:num="1"/>
          <w:docGrid w:linePitch="312" w:charSpace="0"/>
        </w:sectPr>
      </w:pPr>
    </w:p>
    <w:p w14:paraId="5B0AA887">
      <w:pPr>
        <w:pStyle w:val="2"/>
        <w:spacing w:before="240"/>
      </w:pPr>
      <w:bookmarkStart w:id="15" w:name="_Toc232545657"/>
      <w:r>
        <w:t>合作必要性及互补性</w:t>
      </w:r>
      <w:bookmarkEnd w:id="15"/>
    </w:p>
    <w:p w14:paraId="42F01910">
      <w:pPr>
        <w:pStyle w:val="5"/>
      </w:pPr>
      <w:bookmarkStart w:id="16" w:name="_Toc232421493"/>
      <w:r>
        <w:t>本项目在促进合作双方科技、经济、社会发展的必要性和紧迫性</w:t>
      </w:r>
      <w:r>
        <w:rPr>
          <w:rFonts w:hint="eastAsia"/>
        </w:rPr>
        <w:t>等</w:t>
      </w:r>
      <w:r>
        <w:t>（限500字以内）</w:t>
      </w:r>
      <w:r>
        <w:rPr>
          <w:rFonts w:hint="eastAsia"/>
        </w:rPr>
        <w:t>。</w:t>
      </w:r>
      <w:bookmarkEnd w:id="16"/>
    </w:p>
    <w:p w14:paraId="0FFE425F">
      <w:pPr>
        <w:pStyle w:val="3"/>
        <w:ind w:firstLine="480"/>
        <w:rPr>
          <w:ins w:id="149" w:author="DELL" w:date="2026-06-17T08:56:00Z"/>
        </w:rPr>
      </w:pPr>
      <w:ins w:id="150" w:author="DELL" w:date="2026-06-17T08:56:00Z">
        <w:r>
          <w:rPr>
            <w:rFonts w:hint="eastAsia"/>
          </w:rPr>
          <w:t>中国：</w:t>
        </w:r>
      </w:ins>
      <w:r>
        <w:t>我国关于废弃矿井、枯竭油气藏和盐穴等地下空间二次利用，尚未出台专门的国家政策，仅从环境治理角度有所提及，但已有试点、咨询建议和地方的实践探索。据学术期刊报道，截止2023年，我国关闭矿井达1.3万处，预计到2030年，废弃矿井总量将达到1.5万处。直接关闭或废弃矿井的地下空间，有资源浪费、后续诱发安全、环境及社会问题等隐患的可能，也有用于二氧化碳封存和能源资源储备的潜在价值。据检索国家有关部门门户网站信息，2017年中国工程院重大咨询项目“我国煤矿安全及废弃矿井资源开发利用战略研究”，提出废弃矿井功能化利用（主要针对地下空间和地上空间）方向。民盟中央2023年提出《关于加快出台废弃矿井利用政策法规》的提案，建议加快出台废弃矿井二次利用专门政策法规；袁亮院士等也向国家建议出台关闭/废弃矿井地下空间利用政策和指导意见，形成国家战略与利用规划方案。建立分类分级精准利用模式，针对采空区、巷道、硐室等不同空间类型制定差异化政策并组织实施，在我国已迫在眉睫</w:t>
      </w:r>
      <w:r>
        <w:rPr>
          <w:rFonts w:hint="eastAsia"/>
        </w:rPr>
        <w:t>。</w:t>
      </w:r>
    </w:p>
    <w:p w14:paraId="153F2934">
      <w:pPr>
        <w:pStyle w:val="3"/>
        <w:ind w:firstLine="480"/>
        <w:rPr>
          <w:ins w:id="151" w:author="DELL" w:date="2026-06-17T08:56:00Z"/>
        </w:rPr>
      </w:pPr>
      <w:ins w:id="152" w:author="DELL" w:date="2026-06-17T08:56:00Z">
        <w:r>
          <w:rPr>
            <w:rFonts w:hint="eastAsia"/>
          </w:rPr>
          <w:t>俄罗斯：</w:t>
        </w:r>
      </w:ins>
    </w:p>
    <w:p w14:paraId="26606A53">
      <w:pPr>
        <w:pStyle w:val="3"/>
        <w:ind w:firstLine="480"/>
        <w:rPr>
          <w:rFonts w:hint="eastAsia"/>
        </w:rPr>
      </w:pPr>
      <w:ins w:id="153" w:author="DELL" w:date="2026-06-17T08:56:00Z">
        <w:r>
          <w:rPr>
            <w:rFonts w:hint="eastAsia"/>
          </w:rPr>
          <w:t>伊朗：</w:t>
        </w:r>
      </w:ins>
    </w:p>
    <w:p w14:paraId="2844FBE6">
      <w:pPr>
        <w:pStyle w:val="5"/>
      </w:pPr>
      <w:bookmarkStart w:id="17" w:name="_Toc232421494"/>
      <w:r>
        <w:rPr>
          <w:rFonts w:hint="eastAsia"/>
        </w:rPr>
        <w:t>选择</w:t>
      </w:r>
      <w:r>
        <w:t>国（境）外合作方的</w:t>
      </w:r>
      <w:r>
        <w:rPr>
          <w:rFonts w:hint="eastAsia"/>
        </w:rPr>
        <w:t>原因</w:t>
      </w:r>
      <w:r>
        <w:t>，</w:t>
      </w:r>
      <w:r>
        <w:rPr>
          <w:rFonts w:hint="eastAsia"/>
        </w:rPr>
        <w:t>阐述</w:t>
      </w:r>
      <w:r>
        <w:t>项目组与国（境）外合作方</w:t>
      </w:r>
      <w:r>
        <w:rPr>
          <w:rFonts w:hint="eastAsia"/>
        </w:rPr>
        <w:t>在</w:t>
      </w:r>
      <w:r>
        <w:t>科技和资源优势</w:t>
      </w:r>
      <w:r>
        <w:rPr>
          <w:rFonts w:hint="eastAsia"/>
        </w:rPr>
        <w:t>等方面的互补性</w:t>
      </w:r>
      <w:r>
        <w:t>（限500字以内）</w:t>
      </w:r>
      <w:r>
        <w:rPr>
          <w:rFonts w:hint="eastAsia"/>
        </w:rPr>
        <w:t>。</w:t>
      </w:r>
      <w:bookmarkEnd w:id="17"/>
    </w:p>
    <w:p w14:paraId="3BAAD7A2">
      <w:pPr>
        <w:pStyle w:val="3"/>
        <w:ind w:firstLine="480"/>
      </w:pPr>
      <w:ins w:id="154" w:author="DELL" w:date="2026-06-17T08:57:00Z">
        <w:r>
          <w:rPr>
            <w:rFonts w:hint="eastAsia"/>
          </w:rPr>
          <w:t>中国、俄罗斯、伊朗三方工业场景互补。</w:t>
        </w:r>
      </w:ins>
      <w:r>
        <w:rPr>
          <w:rFonts w:hint="eastAsia"/>
        </w:rPr>
        <w:t>本项目选取俄罗斯、伊朗作为境外合作方，主要基于双方在油气开发、岩石力学和地下储能领域的长期研究基础，以及与本项目方向的高度契合。俄伊两国均具有丰富的地下空间资源和典型工程场景，且与中方保持良好合作关系，前期沟通顺畅，具备开展联合研究的合作基础。</w:t>
      </w:r>
    </w:p>
    <w:p w14:paraId="5DBA818A">
      <w:pPr>
        <w:pStyle w:val="3"/>
        <w:ind w:firstLine="480"/>
      </w:pPr>
      <w:ins w:id="155" w:author="DELL" w:date="2026-06-17T08:57:00Z">
        <w:r>
          <w:rPr>
            <w:rFonts w:hint="eastAsia"/>
          </w:rPr>
          <w:t>中外方团队在</w:t>
        </w:r>
      </w:ins>
      <w:ins w:id="156" w:author="DELL" w:date="2026-06-17T08:58:00Z">
        <w:r>
          <w:rPr>
            <w:rFonts w:hint="eastAsia"/>
          </w:rPr>
          <w:t>创新链上技术路线多元</w:t>
        </w:r>
      </w:ins>
      <w:ins w:id="157" w:author="DELL" w:date="2026-06-17T08:59:00Z">
        <w:r>
          <w:rPr>
            <w:rFonts w:hint="eastAsia"/>
          </w:rPr>
          <w:t>，</w:t>
        </w:r>
      </w:ins>
      <w:ins w:id="158" w:author="DELL" w:date="2026-06-17T08:58:00Z">
        <w:r>
          <w:rPr>
            <w:rFonts w:hint="eastAsia"/>
          </w:rPr>
          <w:t>前中后端</w:t>
        </w:r>
      </w:ins>
      <w:ins w:id="159" w:author="DELL" w:date="2026-06-17T08:59:00Z">
        <w:r>
          <w:rPr>
            <w:rFonts w:hint="eastAsia"/>
          </w:rPr>
          <w:t>能力、资源</w:t>
        </w:r>
      </w:ins>
      <w:ins w:id="160" w:author="DELL" w:date="2026-06-17T08:58:00Z">
        <w:r>
          <w:rPr>
            <w:rFonts w:hint="eastAsia"/>
          </w:rPr>
          <w:t>优势互补。</w:t>
        </w:r>
      </w:ins>
      <w:r>
        <w:rPr>
          <w:rFonts w:hint="eastAsia"/>
        </w:rPr>
        <w:t>中方团队由中国矿业大学、辽宁大学、煤炭科学研究总院有限公司组成，在煤基固废固碳、巷道围岩稳定性、深地空间安全监测、数字化平台开发和AI算法应用等方面具有较好基础，具备数值模拟、智能监测、数据分析和平台集成能力。俄罗斯彼尔姆国立研究型理工大学在深部岩体力学、岩石渗流-力学耦合实验和复杂工况机理研究方面优势突出，可为项目提供高压复杂条件实验平台和理论支撑。伊朗作为重要油气资源国，拥有丰富的枯竭油气藏资源，在油气开发、储层评价和废弃油气藏再利用方面积累了较多工程经验和数据资源，可为项目提供典型场景、实测数据和模型验证支撑。</w:t>
      </w:r>
    </w:p>
    <w:p w14:paraId="798061AC">
      <w:pPr>
        <w:pStyle w:val="3"/>
        <w:ind w:firstLine="480"/>
      </w:pPr>
      <w:r>
        <w:rPr>
          <w:rFonts w:hint="eastAsia"/>
        </w:rPr>
        <w:t>总体来看，各方在理论方法、实验条件、工程场景、数据资源和平台开发方面形成互补，有利于突破单一团队在技术、场景和数据方面的局限，提升项目研发效率、模型适用范围和成果落地能力。</w:t>
      </w:r>
    </w:p>
    <w:p w14:paraId="4D2FE963">
      <w:pPr>
        <w:pStyle w:val="2"/>
        <w:spacing w:before="240"/>
      </w:pPr>
      <w:bookmarkStart w:id="18" w:name="_Toc232545658"/>
      <w:r>
        <w:t>合作基础</w:t>
      </w:r>
      <w:bookmarkEnd w:id="18"/>
    </w:p>
    <w:p w14:paraId="42195601">
      <w:pPr>
        <w:pStyle w:val="72"/>
        <w:rPr>
          <w:rFonts w:eastAsia="黑体"/>
          <w:bCs/>
          <w:sz w:val="28"/>
          <w:szCs w:val="28"/>
        </w:rPr>
      </w:pPr>
      <w:r>
        <w:t>限</w:t>
      </w:r>
      <w:r>
        <w:rPr>
          <w:rFonts w:hint="eastAsia"/>
        </w:rPr>
        <w:t>1</w:t>
      </w:r>
      <w:r>
        <w:t>000字以内</w:t>
      </w:r>
    </w:p>
    <w:p w14:paraId="07AC8FB9">
      <w:pPr>
        <w:pStyle w:val="5"/>
      </w:pPr>
      <w:bookmarkStart w:id="19" w:name="_Toc232421496"/>
      <w:r>
        <w:t>合作情况和成果</w:t>
      </w:r>
      <w:bookmarkEnd w:id="19"/>
    </w:p>
    <w:p w14:paraId="61053270">
      <w:pPr>
        <w:pStyle w:val="72"/>
        <w:rPr>
          <w:ins w:id="161" w:author="DELL" w:date="2026-06-17T08:46:00Z"/>
        </w:rPr>
      </w:pPr>
      <w:r>
        <w:t>（说明与国（境）外合作方是否有着良好的合作互信与合作渠道，是否已开展了富有成效的合作与交流，</w:t>
      </w:r>
      <w:r>
        <w:rPr>
          <w:rFonts w:hint="eastAsia"/>
        </w:rPr>
        <w:t>针对本项目已</w:t>
      </w:r>
      <w:r>
        <w:t>开展的前期合作以及取得的成果</w:t>
      </w:r>
      <w:r>
        <w:rPr>
          <w:rFonts w:hint="eastAsia"/>
        </w:rPr>
        <w:t>等</w:t>
      </w:r>
      <w:r>
        <w:t>）</w:t>
      </w:r>
      <w:r>
        <w:rPr>
          <w:rFonts w:hint="eastAsia"/>
        </w:rPr>
        <w:t>。</w:t>
      </w:r>
    </w:p>
    <w:p w14:paraId="457EFCC2">
      <w:pPr>
        <w:pStyle w:val="72"/>
        <w:rPr>
          <w:del w:id="162" w:author="DELL" w:date="2026-06-17T09:08:00Z"/>
          <w:rFonts w:hint="eastAsia"/>
        </w:rPr>
      </w:pPr>
    </w:p>
    <w:p w14:paraId="25760856">
      <w:pPr>
        <w:pStyle w:val="3"/>
        <w:ind w:firstLine="482"/>
        <w:rPr>
          <w:del w:id="163" w:author="DELL" w:date="2026-06-17T09:08:00Z"/>
          <w:bCs/>
        </w:rPr>
      </w:pPr>
      <w:r>
        <w:rPr>
          <w:rFonts w:hint="eastAsia"/>
          <w:b/>
        </w:rPr>
        <w:t>中俄双方已有超过</w:t>
      </w:r>
      <w:del w:id="164" w:author="DELL" w:date="2026-06-17T08:59:00Z">
        <w:r>
          <w:rPr>
            <w:rFonts w:hint="eastAsia"/>
            <w:b/>
          </w:rPr>
          <w:delText>15</w:delText>
        </w:r>
      </w:del>
      <w:ins w:id="165" w:author="DELL" w:date="2026-06-17T08:59:00Z">
        <w:r>
          <w:rPr>
            <w:b/>
          </w:rPr>
          <w:t>20</w:t>
        </w:r>
      </w:ins>
      <w:r>
        <w:rPr>
          <w:rFonts w:hint="eastAsia"/>
          <w:b/>
        </w:rPr>
        <w:t>年的合作基础，合作根基深厚、成果积累扎实。</w:t>
      </w:r>
      <w:ins w:id="166" w:author="DELL" w:date="2026-06-17T09:14:00Z">
        <w:r>
          <w:rPr>
            <w:rFonts w:hint="eastAsia"/>
            <w:b/>
          </w:rPr>
          <w:t>一是</w:t>
        </w:r>
      </w:ins>
      <w:ins w:id="167" w:author="DELL" w:date="2026-06-17T09:15:00Z">
        <w:r>
          <w:rPr>
            <w:rFonts w:hint="eastAsia"/>
            <w:b/>
          </w:rPr>
          <w:t>有长期</w:t>
        </w:r>
      </w:ins>
      <w:ins w:id="168" w:author="DELL" w:date="2026-06-17T09:14:00Z">
        <w:r>
          <w:rPr>
            <w:rFonts w:hint="eastAsia"/>
            <w:b/>
          </w:rPr>
          <w:t>合作</w:t>
        </w:r>
      </w:ins>
      <w:ins w:id="169" w:author="DELL" w:date="2026-06-17T09:15:00Z">
        <w:r>
          <w:rPr>
            <w:rFonts w:hint="eastAsia"/>
            <w:b/>
          </w:rPr>
          <w:t>交往基础。</w:t>
        </w:r>
      </w:ins>
      <w:ins w:id="170" w:author="DELL" w:date="2026-06-17T09:01:00Z">
        <w:r>
          <w:rPr>
            <w:rFonts w:hint="eastAsia"/>
            <w:bCs/>
          </w:rPr>
          <w:t>在本项目负责人翟翠霞教授推动下，</w:t>
        </w:r>
      </w:ins>
      <w:ins w:id="171" w:author="DELL" w:date="2026-06-17T09:00:00Z">
        <w:r>
          <w:rPr>
            <w:rFonts w:hint="eastAsia"/>
            <w:b/>
          </w:rPr>
          <w:t>2</w:t>
        </w:r>
      </w:ins>
      <w:ins w:id="172" w:author="DELL" w:date="2026-06-17T09:00:00Z">
        <w:r>
          <w:rPr>
            <w:b/>
          </w:rPr>
          <w:t>004</w:t>
        </w:r>
      </w:ins>
      <w:ins w:id="173" w:author="DELL" w:date="2026-06-17T09:00:00Z">
        <w:r>
          <w:rPr>
            <w:rFonts w:hint="eastAsia"/>
            <w:b/>
          </w:rPr>
          <w:t>年</w:t>
        </w:r>
      </w:ins>
      <w:ins w:id="174" w:author="DELL" w:date="2026-06-17T09:01:00Z">
        <w:r>
          <w:rPr>
            <w:rFonts w:hint="eastAsia"/>
            <w:bCs/>
          </w:rPr>
          <w:t>时任大学副校长的潘一山院士访问俄罗斯科学院西伯利亚分院矿业研究所，与时任所长阿巴林</w:t>
        </w:r>
      </w:ins>
      <w:ins w:id="175" w:author="DELL" w:date="2026-06-17T09:02:00Z">
        <w:r>
          <w:rPr>
            <w:rFonts w:hint="eastAsia"/>
            <w:bCs/>
          </w:rPr>
          <w:t>（</w:t>
        </w:r>
      </w:ins>
      <w:ins w:id="176" w:author="DELL" w:date="2026-06-17T09:02:00Z">
        <w:r>
          <w:rPr>
            <w:rFonts w:cs="Times New Roman"/>
            <w:bCs/>
          </w:rPr>
          <w:t>Виктор Николаевич Опарин）</w:t>
        </w:r>
      </w:ins>
      <w:ins w:id="177" w:author="DELL" w:date="2026-06-17T09:01:00Z">
        <w:r>
          <w:rPr>
            <w:rFonts w:hint="eastAsia"/>
            <w:bCs/>
          </w:rPr>
          <w:t>院士</w:t>
        </w:r>
      </w:ins>
      <w:ins w:id="178" w:author="DELL" w:date="2026-06-17T09:01:00Z">
        <w:r>
          <w:rPr>
            <w:rFonts w:hint="eastAsia" w:cs="Times New Roman"/>
            <w:bCs/>
          </w:rPr>
          <w:t>相识</w:t>
        </w:r>
      </w:ins>
      <w:ins w:id="179" w:author="DELL" w:date="2026-06-17T09:01:00Z">
        <w:r>
          <w:rPr>
            <w:rFonts w:hint="eastAsia"/>
            <w:bCs/>
          </w:rPr>
          <w:t>，</w:t>
        </w:r>
      </w:ins>
      <w:ins w:id="180" w:author="DELL" w:date="2026-06-17T09:02:00Z">
        <w:r>
          <w:rPr>
            <w:rFonts w:hint="eastAsia"/>
            <w:bCs/>
          </w:rPr>
          <w:t>2</w:t>
        </w:r>
      </w:ins>
      <w:ins w:id="181" w:author="DELL" w:date="2026-06-17T09:02:00Z">
        <w:r>
          <w:rPr>
            <w:bCs/>
          </w:rPr>
          <w:t>008</w:t>
        </w:r>
      </w:ins>
      <w:ins w:id="182" w:author="DELL" w:date="2026-06-17T09:02:00Z">
        <w:r>
          <w:rPr>
            <w:rFonts w:hint="eastAsia"/>
            <w:bCs/>
          </w:rPr>
          <w:t>年受潘一山院士邀请，阿巴林</w:t>
        </w:r>
      </w:ins>
      <w:ins w:id="183" w:author="DELL" w:date="2026-06-17T09:02:00Z">
        <w:r>
          <w:rPr>
            <w:bCs/>
          </w:rPr>
          <w:t>院士</w:t>
        </w:r>
      </w:ins>
      <w:ins w:id="184" w:author="DELL" w:date="2026-06-17T09:03:00Z">
        <w:r>
          <w:rPr>
            <w:rFonts w:hint="eastAsia"/>
            <w:bCs/>
          </w:rPr>
          <w:t>到访中国，</w:t>
        </w:r>
      </w:ins>
      <w:r>
        <w:rPr>
          <w:rFonts w:hint="eastAsia"/>
          <w:bCs/>
        </w:rPr>
        <w:t>2010年</w:t>
      </w:r>
      <w:del w:id="185" w:author="DELL" w:date="2026-06-17T09:03:00Z">
        <w:r>
          <w:rPr>
            <w:rFonts w:hint="eastAsia"/>
            <w:bCs/>
          </w:rPr>
          <w:delText>前后</w:delText>
        </w:r>
      </w:del>
      <w:r>
        <w:rPr>
          <w:rFonts w:hint="eastAsia"/>
          <w:bCs/>
        </w:rPr>
        <w:t>，</w:t>
      </w:r>
      <w:del w:id="186" w:author="DELL" w:date="2026-06-17T09:00:00Z">
        <w:r>
          <w:rPr>
            <w:rFonts w:hint="eastAsia"/>
            <w:bCs/>
          </w:rPr>
          <w:delText>在本项目负责人翟翠霞教授推动下，</w:delText>
        </w:r>
      </w:del>
      <w:r>
        <w:rPr>
          <w:rFonts w:hint="eastAsia"/>
          <w:bCs/>
        </w:rPr>
        <w:t>钱七虎院士、</w:t>
      </w:r>
      <w:del w:id="187" w:author="DELL" w:date="2026-06-17T09:03:00Z">
        <w:r>
          <w:rPr>
            <w:rFonts w:hint="eastAsia"/>
            <w:bCs/>
          </w:rPr>
          <w:delText>时任辽宁大学副校长</w:delText>
        </w:r>
      </w:del>
      <w:r>
        <w:rPr>
          <w:rFonts w:hint="eastAsia"/>
          <w:bCs/>
        </w:rPr>
        <w:t>潘一山院士</w:t>
      </w:r>
      <w:del w:id="188" w:author="DELL" w:date="2026-06-17T09:03:00Z">
        <w:r>
          <w:rPr>
            <w:rFonts w:hint="eastAsia"/>
            <w:bCs/>
          </w:rPr>
          <w:delText>，与</w:delText>
        </w:r>
      </w:del>
      <w:ins w:id="189" w:author="DELL" w:date="2026-06-17T09:03:00Z">
        <w:r>
          <w:rPr>
            <w:rFonts w:hint="eastAsia"/>
            <w:bCs/>
          </w:rPr>
          <w:t>在</w:t>
        </w:r>
      </w:ins>
      <w:del w:id="190" w:author="DELL" w:date="2026-06-17T09:01:00Z">
        <w:r>
          <w:rPr>
            <w:rFonts w:hint="eastAsia"/>
            <w:bCs/>
          </w:rPr>
          <w:delText>俄罗斯科学院西伯利亚分院矿业研究所时任所长阿巴林院士（</w:delText>
        </w:r>
      </w:del>
      <w:del w:id="191" w:author="DELL" w:date="2026-06-17T09:01:00Z">
        <w:r>
          <w:rPr>
            <w:rFonts w:cs="Times New Roman"/>
            <w:bCs/>
          </w:rPr>
          <w:delText>Виктор Николаевич Опарин）</w:delText>
        </w:r>
      </w:del>
      <w:ins w:id="192" w:author="DELL" w:date="2026-06-17T09:04:00Z">
        <w:r>
          <w:rPr>
            <w:rFonts w:hint="eastAsia" w:cs="Times New Roman"/>
            <w:bCs/>
          </w:rPr>
          <w:t>在</w:t>
        </w:r>
      </w:ins>
      <w:del w:id="193" w:author="DELL" w:date="2026-06-17T09:04:00Z">
        <w:r>
          <w:rPr>
            <w:rFonts w:cs="Times New Roman"/>
            <w:bCs/>
          </w:rPr>
          <w:delText>、</w:delText>
        </w:r>
      </w:del>
      <w:ins w:id="194" w:author="DELL" w:date="2026-06-17T09:04:00Z">
        <w:r>
          <w:rPr>
            <w:rFonts w:hint="eastAsia" w:cs="Times New Roman"/>
            <w:bCs/>
          </w:rPr>
          <w:t>西伯利亚分院矿业研究所参加学术会议期间，经阿巴林院士推荐，</w:t>
        </w:r>
      </w:ins>
      <w:ins w:id="195" w:author="DELL" w:date="2026-06-17T09:05:00Z">
        <w:r>
          <w:rPr>
            <w:rFonts w:hint="eastAsia" w:cs="Times New Roman"/>
            <w:bCs/>
          </w:rPr>
          <w:t>与</w:t>
        </w:r>
      </w:ins>
      <w:r>
        <w:rPr>
          <w:rFonts w:cs="Times New Roman"/>
          <w:bCs/>
        </w:rPr>
        <w:t>俄罗斯科学院远东分院应用数学研究所所长古杰夫院士（Михаил Александрович Гузев</w:t>
      </w:r>
      <w:r>
        <w:rPr>
          <w:rFonts w:hint="eastAsia"/>
          <w:bCs/>
        </w:rPr>
        <w:t>）建立联系，开启</w:t>
      </w:r>
      <w:del w:id="196" w:author="DELL" w:date="2026-06-17T09:05:00Z">
        <w:r>
          <w:rPr>
            <w:rFonts w:hint="eastAsia"/>
            <w:bCs/>
          </w:rPr>
          <w:delText>了</w:delText>
        </w:r>
      </w:del>
      <w:r>
        <w:rPr>
          <w:rFonts w:hint="eastAsia"/>
          <w:bCs/>
        </w:rPr>
        <w:t>中俄岩石力学领域长期合作。</w:t>
      </w:r>
      <w:ins w:id="197" w:author="DELL" w:date="2026-06-17T09:15:00Z">
        <w:r>
          <w:rPr>
            <w:rFonts w:hint="eastAsia"/>
            <w:b/>
            <w:bCs w:val="0"/>
            <w:rPrChange w:id="198" w:author="DELL" w:date="2026-06-17T09:16:00Z">
              <w:rPr>
                <w:rFonts w:hint="eastAsia"/>
                <w:bCs/>
              </w:rPr>
            </w:rPrChange>
          </w:rPr>
          <w:t>二是联合缔造</w:t>
        </w:r>
      </w:ins>
      <w:ins w:id="199" w:author="DELL" w:date="2026-06-17T09:16:00Z">
        <w:r>
          <w:rPr>
            <w:rFonts w:hint="eastAsia"/>
            <w:b/>
            <w:bCs w:val="0"/>
            <w:rPrChange w:id="200" w:author="DELL" w:date="2026-06-17T09:16:00Z">
              <w:rPr>
                <w:rFonts w:hint="eastAsia"/>
                <w:bCs/>
              </w:rPr>
            </w:rPrChange>
          </w:rPr>
          <w:t>中俄岩石力学国际会议品牌。</w:t>
        </w:r>
      </w:ins>
      <w:r>
        <w:rPr>
          <w:rFonts w:hint="eastAsia"/>
          <w:bCs/>
        </w:rPr>
        <w:t>2011年以来，</w:t>
      </w:r>
      <w:ins w:id="201" w:author="DELL" w:date="2026-06-17T09:06:00Z">
        <w:r>
          <w:rPr>
            <w:rFonts w:hint="eastAsia"/>
            <w:bCs/>
          </w:rPr>
          <w:t>中俄</w:t>
        </w:r>
      </w:ins>
      <w:r>
        <w:rPr>
          <w:rFonts w:hint="eastAsia"/>
          <w:bCs/>
        </w:rPr>
        <w:t>双方以一年一度轮值组织承办深部岩石力学国际会议为重要纽带，持续开展学术交流与合作研究</w:t>
      </w:r>
      <w:ins w:id="202" w:author="DELL" w:date="2026-06-17T09:06:00Z">
        <w:r>
          <w:rPr>
            <w:rFonts w:hint="eastAsia"/>
            <w:bCs/>
          </w:rPr>
          <w:t>，至今已成功举办</w:t>
        </w:r>
      </w:ins>
      <w:ins w:id="203" w:author="DELL" w:date="2026-06-17T09:06:00Z">
        <w:r>
          <w:rPr>
            <w:bCs/>
          </w:rPr>
          <w:t>14届，</w:t>
        </w:r>
      </w:ins>
      <w:del w:id="204" w:author="DELL" w:date="2026-06-17T09:07:00Z">
        <w:r>
          <w:rPr>
            <w:rFonts w:hint="eastAsia"/>
            <w:bCs/>
          </w:rPr>
          <w:delText>。</w:delText>
        </w:r>
      </w:del>
      <w:r>
        <w:rPr>
          <w:rFonts w:hint="eastAsia"/>
          <w:bCs/>
        </w:rPr>
        <w:t>古杰夫院士作为俄方牵头倡议者之一，长期担任该会议学术委员会副主席</w:t>
      </w:r>
      <w:ins w:id="205" w:author="DELL" w:date="2026-06-17T09:07:00Z">
        <w:r>
          <w:rPr>
            <w:rFonts w:hint="eastAsia"/>
            <w:bCs/>
          </w:rPr>
          <w:t>，合作范围逐步拓展至俄罗斯科学院西伯利亚分院、远东分院、乌拉尔分院矿业研究所，以及圣彼得堡矿业大学、原莫斯科矿业大学等多家研究机构，形成了稳定的中俄深部岩石力学学术交流网络（附件</w:t>
        </w:r>
      </w:ins>
      <w:ins w:id="206" w:author="DELL" w:date="2026-06-17T09:07:00Z">
        <w:r>
          <w:rPr>
            <w:bCs/>
          </w:rPr>
          <w:t>3）。</w:t>
        </w:r>
      </w:ins>
      <w:ins w:id="207" w:author="DELL" w:date="2026-06-17T09:16:00Z">
        <w:r>
          <w:rPr>
            <w:rFonts w:hint="eastAsia"/>
            <w:b/>
            <w:bCs w:val="0"/>
            <w:rPrChange w:id="208" w:author="DELL" w:date="2026-06-17T09:17:00Z">
              <w:rPr>
                <w:rFonts w:hint="eastAsia"/>
                <w:bCs/>
              </w:rPr>
            </w:rPrChange>
          </w:rPr>
          <w:t>三是</w:t>
        </w:r>
      </w:ins>
      <w:ins w:id="209" w:author="DELL" w:date="2026-06-17T09:17:00Z">
        <w:r>
          <w:rPr>
            <w:rFonts w:hint="eastAsia"/>
            <w:b/>
            <w:bCs w:val="0"/>
            <w:rPrChange w:id="210" w:author="DELL" w:date="2026-06-17T09:17:00Z">
              <w:rPr>
                <w:rFonts w:hint="eastAsia"/>
                <w:bCs/>
              </w:rPr>
            </w:rPrChange>
          </w:rPr>
          <w:t>中方联合创办国际学术期刊。</w:t>
        </w:r>
      </w:ins>
      <w:ins w:id="211" w:author="DELL" w:date="2026-06-17T09:10:00Z">
        <w:r>
          <w:rPr>
            <w:bCs/>
          </w:rPr>
          <w:t>2022年8月</w:t>
        </w:r>
      </w:ins>
      <w:ins w:id="212" w:author="DELL" w:date="2026-06-17T09:10:00Z">
        <w:r>
          <w:rPr>
            <w:rFonts w:hint="eastAsia"/>
            <w:bCs/>
          </w:rPr>
          <w:t>，潘一山院士团队联合中国矿业大学团队、煤炭科学研究总院有限公司团队及俄方单位共同创办《Geohazard Mechanics》（岩土灾变力学（英文））国际期刊，</w:t>
        </w:r>
      </w:ins>
      <w:ins w:id="213" w:author="DELL" w:date="2026-06-17T09:11:00Z">
        <w:r>
          <w:rPr>
            <w:bCs/>
          </w:rPr>
          <w:t>组建国际化编委会，</w:t>
        </w:r>
      </w:ins>
      <w:ins w:id="214" w:author="DELL" w:date="2026-06-17T09:10:00Z">
        <w:r>
          <w:rPr>
            <w:rFonts w:hint="eastAsia"/>
            <w:bCs/>
          </w:rPr>
          <w:t>进一步拓展了双方在学术交流、成果发表和国际平台建设方面的合作渠道</w:t>
        </w:r>
      </w:ins>
      <w:ins w:id="215" w:author="DELL" w:date="2026-06-17T09:07:00Z">
        <w:r>
          <w:rPr>
            <w:bCs/>
          </w:rPr>
          <w:t>（附件4）。</w:t>
        </w:r>
      </w:ins>
      <w:ins w:id="216" w:author="DELL" w:date="2026-06-17T09:17:00Z">
        <w:r>
          <w:rPr>
            <w:rFonts w:hint="eastAsia"/>
            <w:b/>
            <w:bCs w:val="0"/>
            <w:rPrChange w:id="217" w:author="DELL" w:date="2026-06-17T09:18:00Z">
              <w:rPr>
                <w:rFonts w:hint="eastAsia"/>
                <w:bCs/>
              </w:rPr>
            </w:rPrChange>
          </w:rPr>
          <w:t>四是中国矿业大学与彼尔姆国立研究型</w:t>
        </w:r>
      </w:ins>
      <w:ins w:id="218" w:author="DELL" w:date="2026-06-17T09:18:00Z">
        <w:r>
          <w:rPr>
            <w:rFonts w:hint="eastAsia"/>
            <w:b/>
            <w:bCs w:val="0"/>
            <w:rPrChange w:id="219" w:author="DELL" w:date="2026-06-17T09:18:00Z">
              <w:rPr>
                <w:rFonts w:hint="eastAsia"/>
                <w:bCs/>
              </w:rPr>
            </w:rPrChange>
          </w:rPr>
          <w:t>理工大学签署合作备忘录。</w:t>
        </w:r>
      </w:ins>
      <w:del w:id="220" w:author="DELL" w:date="2026-06-17T09:07:00Z">
        <w:r>
          <w:rPr>
            <w:rFonts w:hint="eastAsia"/>
            <w:bCs/>
          </w:rPr>
          <w:delText>，</w:delText>
        </w:r>
      </w:del>
      <w:del w:id="221" w:author="DELL" w:date="2026-06-17T09:08:00Z">
        <w:r>
          <w:rPr>
            <w:rFonts w:hint="eastAsia"/>
            <w:bCs/>
          </w:rPr>
          <w:delText>推动形成了稳定的中俄深部岩石力学合作机制。</w:delText>
        </w:r>
      </w:del>
    </w:p>
    <w:p w14:paraId="6802F6DA">
      <w:pPr>
        <w:pStyle w:val="3"/>
        <w:ind w:firstLine="480"/>
      </w:pPr>
      <w:del w:id="222" w:author="DELL" w:date="2026-06-17T09:09:00Z">
        <w:r>
          <w:rPr>
            <w:rFonts w:hint="eastAsia"/>
            <w:bCs/>
          </w:rPr>
          <w:delText>近年来</w:delText>
        </w:r>
      </w:del>
      <w:ins w:id="223" w:author="DELL" w:date="2026-06-17T09:09:00Z">
        <w:r>
          <w:rPr>
            <w:rFonts w:hint="eastAsia"/>
            <w:bCs/>
          </w:rPr>
          <w:t>2</w:t>
        </w:r>
      </w:ins>
      <w:ins w:id="224" w:author="DELL" w:date="2026-06-17T09:09:00Z">
        <w:r>
          <w:rPr>
            <w:bCs/>
          </w:rPr>
          <w:t>023</w:t>
        </w:r>
      </w:ins>
      <w:ins w:id="225" w:author="DELL" w:date="2026-06-17T09:09:00Z">
        <w:r>
          <w:rPr>
            <w:rFonts w:hint="eastAsia"/>
            <w:bCs/>
          </w:rPr>
          <w:t>年以来，古杰夫院士的彼尔姆国立研究型理工大学</w:t>
        </w:r>
      </w:ins>
      <w:ins w:id="226" w:author="DELL" w:date="2026-06-17T09:10:00Z">
        <w:r>
          <w:rPr>
            <w:rFonts w:hint="eastAsia"/>
            <w:bCs/>
          </w:rPr>
          <w:t>团队</w:t>
        </w:r>
      </w:ins>
      <w:ins w:id="227" w:author="DELL" w:date="2026-06-17T09:13:00Z">
        <w:r>
          <w:rPr>
            <w:rFonts w:hint="eastAsia"/>
            <w:bCs/>
          </w:rPr>
          <w:t>多批次到访中国矿业大学，开展学术研讨、合作交流和青年教师短期访学等工作；</w:t>
        </w:r>
      </w:ins>
      <w:ins w:id="228" w:author="DELL" w:date="2026-06-17T09:09:00Z">
        <w:r>
          <w:rPr>
            <w:rFonts w:hint="eastAsia"/>
            <w:bCs/>
          </w:rPr>
          <w:t>2</w:t>
        </w:r>
      </w:ins>
      <w:ins w:id="229" w:author="DELL" w:date="2026-06-17T09:09:00Z">
        <w:r>
          <w:rPr>
            <w:bCs/>
          </w:rPr>
          <w:t>025</w:t>
        </w:r>
      </w:ins>
      <w:ins w:id="230" w:author="DELL" w:date="2026-06-17T09:09:00Z">
        <w:r>
          <w:rPr>
            <w:rFonts w:hint="eastAsia"/>
            <w:bCs/>
          </w:rPr>
          <w:t>年</w:t>
        </w:r>
      </w:ins>
      <w:del w:id="231" w:author="DELL" w:date="2026-06-17T09:12:00Z">
        <w:r>
          <w:rPr>
            <w:rFonts w:hint="eastAsia"/>
            <w:bCs/>
          </w:rPr>
          <w:delText>，</w:delText>
        </w:r>
      </w:del>
      <w:ins w:id="232" w:author="DELL" w:date="2026-06-17T09:09:00Z">
        <w:r>
          <w:rPr>
            <w:rFonts w:hint="eastAsia"/>
            <w:bCs/>
          </w:rPr>
          <w:t>中国矿业大学与</w:t>
        </w:r>
      </w:ins>
      <w:ins w:id="233" w:author="DELL" w:date="2026-06-17T09:12:00Z">
        <w:r>
          <w:rPr>
            <w:rFonts w:hint="eastAsia"/>
            <w:bCs/>
          </w:rPr>
          <w:t>彼尔姆国立研究型理工大学</w:t>
        </w:r>
      </w:ins>
      <w:del w:id="234" w:author="DELL" w:date="2026-06-17T09:09:00Z">
        <w:r>
          <w:rPr>
            <w:rFonts w:hint="eastAsia"/>
            <w:bCs/>
          </w:rPr>
          <w:delText>以彼尔姆国立研究型理工大学与中国矿业大学</w:delText>
        </w:r>
      </w:del>
      <w:del w:id="235" w:author="DELL" w:date="2026-06-17T09:12:00Z">
        <w:r>
          <w:rPr>
            <w:rFonts w:hint="eastAsia"/>
            <w:bCs/>
          </w:rPr>
          <w:delText>已</w:delText>
        </w:r>
      </w:del>
      <w:r>
        <w:rPr>
          <w:rFonts w:hint="eastAsia"/>
          <w:bCs/>
        </w:rPr>
        <w:t>签署合作备忘录（附件5）；</w:t>
      </w:r>
      <w:del w:id="236" w:author="DELL" w:date="2026-06-17T09:13:00Z">
        <w:r>
          <w:rPr>
            <w:rFonts w:hint="eastAsia"/>
            <w:bCs/>
          </w:rPr>
          <w:delText>2023年以来，俄方团队多批次到访中国矿业大学，开展学术研讨、合作交流和青年教师短期访学等工作。同时，</w:delText>
        </w:r>
      </w:del>
      <w:del w:id="237" w:author="DELL" w:date="2026-06-17T09:10:00Z">
        <w:r>
          <w:rPr>
            <w:rFonts w:hint="eastAsia"/>
            <w:bCs/>
          </w:rPr>
          <w:delText>潘一山院士团队联合中国矿业大学团队、煤炭科学研究总院有限公司团队及俄方单位共同创办《Geohazard Mechanics》（岩土灾变力学（英文））国际期刊，进一步拓展了双方在学术交流、成果发表和国际平台建设方面的合作渠道。</w:delText>
        </w:r>
      </w:del>
      <w:r>
        <w:rPr>
          <w:rFonts w:hint="eastAsia"/>
          <w:b/>
        </w:rPr>
        <w:t>总体来看，中俄双方合作关系稳定、合作内容多元、成果成效显著，为本项目顺利实施奠定了坚实基础。</w:t>
      </w:r>
    </w:p>
    <w:p w14:paraId="631A170D">
      <w:pPr>
        <w:pStyle w:val="5"/>
      </w:pPr>
      <w:bookmarkStart w:id="20" w:name="_Toc232421497"/>
      <w:r>
        <w:t>已形成的合作机制和条件保障</w:t>
      </w:r>
      <w:bookmarkEnd w:id="20"/>
    </w:p>
    <w:p w14:paraId="1F6CD6DE">
      <w:pPr>
        <w:pStyle w:val="72"/>
      </w:pPr>
      <w:r>
        <w:t>（是否具有稳定的合作环境、合作条件与交流机制等，能否保障合作顺利进行，达到预期目标）</w:t>
      </w:r>
      <w:r>
        <w:rPr>
          <w:rFonts w:hint="eastAsia"/>
        </w:rPr>
        <w:t>。</w:t>
      </w:r>
    </w:p>
    <w:p w14:paraId="6AA91FD9">
      <w:pPr>
        <w:pStyle w:val="3"/>
        <w:ind w:firstLine="482"/>
        <w:rPr>
          <w:b/>
        </w:rPr>
      </w:pPr>
      <w:r>
        <w:rPr>
          <w:rFonts w:hint="eastAsia"/>
          <w:b/>
        </w:rPr>
        <w:t>双方已形成较为稳定成熟的合作机制和条件保障，能够支撑项目顺利实施并达到预期目标。</w:t>
      </w:r>
    </w:p>
    <w:p w14:paraId="74AEF938">
      <w:pPr>
        <w:pStyle w:val="3"/>
        <w:ind w:firstLine="482"/>
        <w:rPr>
          <w:bCs/>
        </w:rPr>
      </w:pPr>
      <w:r>
        <w:rPr>
          <w:rFonts w:hint="eastAsia"/>
          <w:b/>
        </w:rPr>
        <w:t>一是建立了常态化会议交流机制。</w:t>
      </w:r>
      <w:r>
        <w:rPr>
          <w:rFonts w:hint="eastAsia"/>
          <w:bCs/>
        </w:rPr>
        <w:t>中俄双方依托一年一度轮值举办的深部岩石力学国际会议，持续开展学术交流、成果展示和合作研讨，该会议已成为双方凝聚合作共识、拓展合作网络、吸纳更多同行参与的重要平台。</w:t>
      </w:r>
      <w:r>
        <w:rPr>
          <w:rFonts w:hint="eastAsia"/>
          <w:b/>
        </w:rPr>
        <w:t>二是人员往来机制畅通。</w:t>
      </w:r>
      <w:ins w:id="238" w:author="DELL" w:date="2026-06-17T09:20:00Z">
        <w:r>
          <w:rPr>
            <w:rFonts w:hint="eastAsia"/>
            <w:b/>
          </w:rPr>
          <w:t>中俄</w:t>
        </w:r>
      </w:ins>
      <w:r>
        <w:rPr>
          <w:rFonts w:hint="eastAsia"/>
          <w:bCs/>
        </w:rPr>
        <w:t>双方</w:t>
      </w:r>
      <w:ins w:id="239" w:author="DELL" w:date="2026-06-17T09:19:00Z">
        <w:r>
          <w:rPr>
            <w:rFonts w:hint="eastAsia"/>
            <w:bCs/>
          </w:rPr>
          <w:t>均设有</w:t>
        </w:r>
      </w:ins>
      <w:del w:id="240" w:author="DELL" w:date="2026-06-17T09:19:00Z">
        <w:r>
          <w:rPr>
            <w:rFonts w:hint="eastAsia"/>
            <w:bCs/>
          </w:rPr>
          <w:delText>长期开展</w:delText>
        </w:r>
      </w:del>
      <w:r>
        <w:rPr>
          <w:rFonts w:hint="eastAsia"/>
          <w:bCs/>
        </w:rPr>
        <w:t>学者互访、短期访学、专题讲座和学术报告等</w:t>
      </w:r>
      <w:del w:id="241" w:author="DELL" w:date="2026-06-17T09:19:00Z">
        <w:r>
          <w:rPr>
            <w:rFonts w:hint="eastAsia"/>
            <w:bCs/>
          </w:rPr>
          <w:delText>活动</w:delText>
        </w:r>
      </w:del>
      <w:ins w:id="242" w:author="DELL" w:date="2026-06-17T09:19:00Z">
        <w:r>
          <w:rPr>
            <w:rFonts w:hint="eastAsia"/>
            <w:bCs/>
          </w:rPr>
          <w:t>学术交流渠道</w:t>
        </w:r>
      </w:ins>
      <w:del w:id="243" w:author="DELL" w:date="2026-06-17T09:20:00Z">
        <w:r>
          <w:rPr>
            <w:rFonts w:hint="eastAsia"/>
            <w:bCs/>
          </w:rPr>
          <w:delText>，俄方阿巴林院士团队、古杰夫院士团队多年来持续派员来华交流</w:delText>
        </w:r>
      </w:del>
      <w:r>
        <w:rPr>
          <w:rFonts w:hint="eastAsia"/>
          <w:bCs/>
        </w:rPr>
        <w:t>。2025年，中国矿业大学邀请阿巴林院士团队2名专家到校工作2个月，围绕相关原创理论开展系统解读与交流</w:t>
      </w:r>
      <w:del w:id="244" w:author="DELL" w:date="2026-06-17T09:21:00Z">
        <w:r>
          <w:rPr>
            <w:rFonts w:hint="eastAsia"/>
            <w:bCs/>
          </w:rPr>
          <w:delText>，为深化合作奠定了良好基础</w:delText>
        </w:r>
      </w:del>
      <w:ins w:id="245" w:author="DELL" w:date="2026-06-17T09:21:00Z">
        <w:r>
          <w:rPr>
            <w:rFonts w:hint="eastAsia"/>
            <w:bCs/>
          </w:rPr>
          <w:t>=</w:t>
        </w:r>
      </w:ins>
      <w:r>
        <w:rPr>
          <w:rFonts w:hint="eastAsia"/>
          <w:bCs/>
        </w:rPr>
        <w:t>。</w:t>
      </w:r>
      <w:r>
        <w:rPr>
          <w:rFonts w:hint="eastAsia"/>
          <w:b/>
        </w:rPr>
        <w:t>三是</w:t>
      </w:r>
      <w:ins w:id="246" w:author="DELL" w:date="2026-06-17T09:21:00Z">
        <w:r>
          <w:rPr>
            <w:rFonts w:hint="eastAsia"/>
            <w:b/>
          </w:rPr>
          <w:t>交流</w:t>
        </w:r>
      </w:ins>
      <w:r>
        <w:rPr>
          <w:rFonts w:hint="eastAsia"/>
          <w:b/>
        </w:rPr>
        <w:t>学术成果</w:t>
      </w:r>
      <w:ins w:id="247" w:author="DELL" w:date="2026-06-17T09:21:00Z">
        <w:r>
          <w:rPr>
            <w:rFonts w:hint="eastAsia"/>
            <w:b/>
          </w:rPr>
          <w:t>的</w:t>
        </w:r>
      </w:ins>
      <w:r>
        <w:rPr>
          <w:rFonts w:hint="eastAsia"/>
          <w:b/>
        </w:rPr>
        <w:t>平台稳定。</w:t>
      </w:r>
      <w:r>
        <w:rPr>
          <w:rFonts w:hint="eastAsia"/>
          <w:bCs/>
        </w:rPr>
        <w:t>《Geohazard Mechanics》国际期刊</w:t>
      </w:r>
      <w:ins w:id="248" w:author="DELL" w:date="2026-06-17T09:21:00Z">
        <w:r>
          <w:rPr>
            <w:rFonts w:hint="eastAsia"/>
            <w:bCs/>
          </w:rPr>
          <w:t>是</w:t>
        </w:r>
      </w:ins>
      <w:del w:id="249" w:author="DELL" w:date="2026-06-17T09:21:00Z">
        <w:r>
          <w:rPr>
            <w:rFonts w:hint="eastAsia"/>
            <w:bCs/>
          </w:rPr>
          <w:delText>为</w:delText>
        </w:r>
      </w:del>
      <w:r>
        <w:rPr>
          <w:rFonts w:hint="eastAsia"/>
          <w:bCs/>
        </w:rPr>
        <w:t>双方联合发表研究成果、扩大国际学术影响力</w:t>
      </w:r>
      <w:ins w:id="250" w:author="DELL" w:date="2026-06-17T09:22:00Z">
        <w:r>
          <w:rPr>
            <w:rFonts w:hint="eastAsia"/>
            <w:bCs/>
          </w:rPr>
          <w:t>的阵地，依托期刊举办的国际学术会议进一步扩大与俄方的合作</w:t>
        </w:r>
      </w:ins>
      <w:ins w:id="251" w:author="DELL" w:date="2026-06-17T09:23:00Z">
        <w:r>
          <w:rPr>
            <w:rFonts w:hint="eastAsia"/>
            <w:bCs/>
          </w:rPr>
          <w:t>机会</w:t>
        </w:r>
      </w:ins>
      <w:del w:id="252" w:author="DELL" w:date="2026-06-17T09:23:00Z">
        <w:r>
          <w:rPr>
            <w:rFonts w:hint="eastAsia"/>
            <w:bCs/>
          </w:rPr>
          <w:delText>提供了稳定载体</w:delText>
        </w:r>
      </w:del>
      <w:r>
        <w:rPr>
          <w:rFonts w:hint="eastAsia"/>
          <w:bCs/>
        </w:rPr>
        <w:t>。</w:t>
      </w:r>
      <w:r>
        <w:rPr>
          <w:rFonts w:hint="eastAsia"/>
          <w:b/>
        </w:rPr>
        <w:t>四是制度保障较为完善。</w:t>
      </w:r>
      <w:r>
        <w:rPr>
          <w:rFonts w:hint="eastAsia"/>
          <w:bCs/>
        </w:rPr>
        <w:t>中国矿业大学具备多措并举的引才引智政策和国际合作渠道，双方已签署校际谅解备忘录，为人员互访、数据共享、联合研究和成果产出提供了制度支撑。</w:t>
      </w:r>
      <w:r>
        <w:rPr>
          <w:rFonts w:hint="eastAsia"/>
          <w:b/>
        </w:rPr>
        <w:t>五是研究条件保障充分。</w:t>
      </w:r>
      <w:r>
        <w:rPr>
          <w:rFonts w:hint="eastAsia"/>
          <w:bCs/>
        </w:rPr>
        <w:t>中外方团队所在单位均具备良好的实验试验条件、科研平台和多学科专家协同基础，能够为项目所需的实验测试、数值模拟、数据分析和平台开发提供支撑。</w:t>
      </w:r>
      <w:r>
        <w:rPr>
          <w:rFonts w:hint="eastAsia"/>
          <w:b/>
        </w:rPr>
        <w:t>六是合作沟通基础良好。</w:t>
      </w:r>
      <w:r>
        <w:rPr>
          <w:rFonts w:hint="eastAsia"/>
          <w:bCs/>
        </w:rPr>
        <w:t>各方合作意愿强烈，前期沟通顺畅，辽宁大学顾宏哲教授长期支撑对俄交流协调和专业翻译工作，有助于提升跨国沟通效率，保障项目组织实施。</w:t>
      </w:r>
    </w:p>
    <w:p w14:paraId="1D9E0CC4">
      <w:pPr>
        <w:pStyle w:val="3"/>
        <w:ind w:firstLine="482"/>
        <w:rPr>
          <w:b/>
        </w:rPr>
      </w:pPr>
      <w:r>
        <w:rPr>
          <w:rFonts w:hint="eastAsia"/>
          <w:b/>
        </w:rPr>
        <w:t>总体</w:t>
      </w:r>
      <w:del w:id="253" w:author="DELL" w:date="2026-06-17T09:23:00Z">
        <w:r>
          <w:rPr>
            <w:rFonts w:hint="eastAsia"/>
            <w:b/>
          </w:rPr>
          <w:delText>来</w:delText>
        </w:r>
      </w:del>
      <w:r>
        <w:rPr>
          <w:rFonts w:hint="eastAsia"/>
          <w:b/>
        </w:rPr>
        <w:t>看，双方已在会议交流、人员互访、期刊平台、制度保障、科研条件和沟通协调等方面形成较为完善的合作基础，可为本项目顺利推进、任务协同实施和预期成果产出提供有力保障。</w:t>
      </w:r>
    </w:p>
    <w:p w14:paraId="38F60A9D">
      <w:pPr>
        <w:pStyle w:val="53"/>
        <w:spacing w:before="240"/>
      </w:pPr>
      <w:bookmarkStart w:id="21" w:name="_Toc232545659"/>
      <w:r>
        <w:t>第二部分  研究目标及内容</w:t>
      </w:r>
      <w:bookmarkEnd w:id="21"/>
    </w:p>
    <w:p w14:paraId="32071F1E">
      <w:pPr>
        <w:pStyle w:val="2"/>
        <w:spacing w:before="240"/>
      </w:pPr>
      <w:bookmarkStart w:id="22" w:name="_Toc232545660"/>
      <w:r>
        <w:t>项目目标及考核指标</w:t>
      </w:r>
      <w:bookmarkEnd w:id="22"/>
    </w:p>
    <w:p w14:paraId="5641907F">
      <w:pPr>
        <w:pStyle w:val="4"/>
      </w:pPr>
      <w:bookmarkStart w:id="23" w:name="_Toc232545661"/>
      <w:r>
        <w:t>申报项目与所属指南方向的关联关系</w:t>
      </w:r>
      <w:bookmarkEnd w:id="23"/>
    </w:p>
    <w:p w14:paraId="2C5146BB">
      <w:pPr>
        <w:pStyle w:val="72"/>
      </w:pPr>
      <w:r>
        <w:t>项目与所属指南方向的匹配性，对指南方向目标的支撑作用</w:t>
      </w:r>
      <w:r>
        <w:rPr>
          <w:rFonts w:hint="eastAsia"/>
        </w:rPr>
        <w:t>（</w:t>
      </w:r>
      <w:r>
        <w:t>限</w:t>
      </w:r>
      <w:r>
        <w:rPr>
          <w:rFonts w:hint="eastAsia"/>
        </w:rPr>
        <w:t>5</w:t>
      </w:r>
      <w:r>
        <w:t>00字以内</w:t>
      </w:r>
      <w:r>
        <w:rPr>
          <w:rFonts w:hint="eastAsia"/>
        </w:rPr>
        <w:t>）</w:t>
      </w:r>
      <w:r>
        <w:t>。</w:t>
      </w:r>
    </w:p>
    <w:p w14:paraId="30DDE29B">
      <w:pPr>
        <w:pStyle w:val="7"/>
      </w:pPr>
      <w:r>
        <w:t>项目与所属指南方向的匹配性</w:t>
      </w:r>
    </w:p>
    <w:p w14:paraId="0D40D96F">
      <w:pPr>
        <w:pStyle w:val="3"/>
        <w:ind w:firstLine="480"/>
      </w:pPr>
      <w:r>
        <w:t>本项目面向中俄伊三国废弃矿井、枯竭油气藏、盐穴等多类型地下空间CO₂/H₂安全储用需求，聚焦储库状态感知、风险预警和智能决策，拟构建“资源链接-展示窗口-产业智库”三位一体的AI数字化平台，属于指南“2.3金砖国家合作项目（1）高性能计算与人工智能</w:t>
      </w:r>
      <w:r>
        <w:rPr>
          <w:rFonts w:hint="eastAsia" w:ascii="Cambria Math" w:hAnsi="Cambria Math" w:cs="Cambria Math"/>
        </w:rPr>
        <w:t>②</w:t>
      </w:r>
      <w:r>
        <w:t>人工智能与大型语言模型”方向。项目以多源异构数据库、数据-物理融合AI模型、领域知识库和大型语言模型智能体为核心，开展跨国数据融合、状态数字化重构、安全评价、风险预警和注采参数优化。复杂地质条件下的多场耦合计算、AI代理模型训练和跨国协同建模均需高性能计算支撑，与指南方向高度匹配</w:t>
      </w:r>
      <w:r>
        <w:rPr>
          <w:rFonts w:hint="eastAsia"/>
        </w:rPr>
        <w:t>。</w:t>
      </w:r>
    </w:p>
    <w:p w14:paraId="46F2A74F">
      <w:pPr>
        <w:pStyle w:val="7"/>
      </w:pPr>
      <w:r>
        <w:t>对指南方向目标的支撑作用</w:t>
      </w:r>
    </w:p>
    <w:p w14:paraId="48C7E82E">
      <w:pPr>
        <w:pStyle w:val="3"/>
        <w:ind w:firstLine="480"/>
      </w:pPr>
      <w:r>
        <w:t>项目依托中方在数字岩石力学、深地工程智能监测、地下空间安全评价和工程数字化平台研发方面的前期积累，结合已有深地工程数字化系统开发与应用基础，在不直接共享敏感原始数据的前提下，通过联邦学习等方法实现中俄伊多场景模型联合训练与验证，破解多国数据异构、模型难复用和工程经验难沉淀等问题。项目成果将推动深地CO₂/H₂储用系统由“数据展示”向“智能分析、智能预警和智能决策生成”升级，为人工智能、大型语言模型与能源低碳领域深度融合提供示范支撑。</w:t>
      </w:r>
    </w:p>
    <w:p w14:paraId="1D6F4DA7">
      <w:pPr>
        <w:pStyle w:val="4"/>
      </w:pPr>
      <w:bookmarkStart w:id="24" w:name="_Toc232545662"/>
      <w:r>
        <w:t>项目目标及考核指标、考核方式/方法</w:t>
      </w:r>
      <w:bookmarkEnd w:id="24"/>
    </w:p>
    <w:p w14:paraId="5202BB03">
      <w:pPr>
        <w:pStyle w:val="72"/>
      </w:pPr>
      <w:r>
        <w:t>限2000字以内（不包括表格）</w:t>
      </w:r>
    </w:p>
    <w:p w14:paraId="276839D7">
      <w:pPr>
        <w:pStyle w:val="5"/>
      </w:pPr>
      <w:bookmarkStart w:id="25" w:name="_Toc232421502"/>
      <w:r>
        <w:t>项目目标</w:t>
      </w:r>
      <w:bookmarkEnd w:id="25"/>
    </w:p>
    <w:p w14:paraId="4DCD3689">
      <w:pPr>
        <w:pStyle w:val="72"/>
      </w:pPr>
      <w:r>
        <w:rPr>
          <w:rFonts w:hint="eastAsia"/>
        </w:rPr>
        <w:t>①</w:t>
      </w:r>
      <w:r>
        <w:t>项目主要针对什么问题和需求；</w:t>
      </w:r>
      <w:r>
        <w:rPr>
          <w:rFonts w:hint="eastAsia" w:ascii="宋体" w:hAnsi="宋体" w:cs="宋体"/>
        </w:rPr>
        <w:t>②</w:t>
      </w:r>
      <w:r>
        <w:t>将要解决哪些科学问题、突破哪些核心/共性/关键技术；</w:t>
      </w:r>
      <w:r>
        <w:rPr>
          <w:rFonts w:hint="eastAsia" w:ascii="宋体" w:hAnsi="宋体" w:cs="宋体"/>
        </w:rPr>
        <w:t>③</w:t>
      </w:r>
      <w:r>
        <w:t>预期成果；</w:t>
      </w:r>
      <w:r>
        <w:rPr>
          <w:rFonts w:hint="eastAsia" w:ascii="宋体" w:hAnsi="宋体" w:cs="宋体"/>
        </w:rPr>
        <w:t>④</w:t>
      </w:r>
      <w:r>
        <w:t>成果将应用在国内或国（境）外哪些领域/行业/重大工程等，并将在双方科技、经济、社会、环境或国防安全等方面发挥何种的作用和影响</w:t>
      </w:r>
      <w:r>
        <w:rPr>
          <w:rFonts w:hint="eastAsia"/>
        </w:rPr>
        <w:t>。</w:t>
      </w:r>
    </w:p>
    <w:p w14:paraId="05DD588D">
      <w:pPr>
        <w:pStyle w:val="3"/>
        <w:ind w:firstLine="480"/>
      </w:pPr>
      <w:r>
        <w:t>项目面向中俄伊三方在低碳转型、能源安全和地下空间资源化利用中的共同需求，针对废弃矿井、枯竭油气藏、盐穴等多类型地下空间CO₂/H₂安全储用过程中存在的监测数据分散、跨场景模型难复用、安全状态难感知、泄漏与失稳风险难预警、注采运行调控依赖工程经验等共性问题，开展多类型地下空间CO₂/H₂安全储用关键技术与AI数字化平台研究。</w:t>
      </w:r>
    </w:p>
    <w:p w14:paraId="36C576E7">
      <w:pPr>
        <w:pStyle w:val="3"/>
        <w:ind w:firstLine="480"/>
      </w:pPr>
      <w:r>
        <w:t>项目拟重点解决CO₂/H₂在复杂地下空间中的多相多场耦合机理、储库状态数字化重构、数据-物理融合安全感知、风险预警与智能调控等科学问题，突破多源异构数据融合、物理约束AI代理建模、联邦学习跨国协同建模、大型语言模型辅助决策和AI数字化平台集成等关键技术。</w:t>
      </w:r>
    </w:p>
    <w:p w14:paraId="562EF3B4">
      <w:pPr>
        <w:pStyle w:val="3"/>
        <w:ind w:firstLine="480"/>
      </w:pPr>
      <w:r>
        <w:t>预期形成多类型地下空间CO₂/H₂储用数据集、储库安全状态感知与预测模型、风险预警和注采参数优化方法、跨国联邦学习联合验证框架及AI数字化平台，发表论文、申请专利和软件著作权，培养相关领域青年人才。</w:t>
      </w:r>
    </w:p>
    <w:p w14:paraId="05484DC3">
      <w:pPr>
        <w:pStyle w:val="3"/>
        <w:ind w:firstLine="480"/>
      </w:pPr>
      <w:r>
        <w:t>项目成果可应用于国内外枯竭油气藏CO₂封存、废弃矿井再利用、盐穴H₂地下储用、矿区深地空间开发、CCUS工程和氢能基础设施安全监测等领域，为中俄伊等金砖国家提升深地能源储用安全管控能力、降低工程运行风险、推动能源与矿业绿色智能化转型、加强科技合作和应对气候变化提供技术支撑</w:t>
      </w:r>
      <w:r>
        <w:rPr>
          <w:rFonts w:hint="eastAsia"/>
        </w:rPr>
        <w:t>，</w:t>
      </w:r>
      <w:r>
        <w:t>为各方应对全球气候变化和推动能源战略储备提供坚实的科技支撑，树立深地储能领域多边科技协同创新的合作新典范。</w:t>
      </w:r>
    </w:p>
    <w:p w14:paraId="541B19B4">
      <w:pPr>
        <w:pStyle w:val="5"/>
      </w:pPr>
      <w:bookmarkStart w:id="26" w:name="_Toc232421503"/>
      <w:r>
        <w:t>合作目标</w:t>
      </w:r>
      <w:bookmarkEnd w:id="26"/>
    </w:p>
    <w:p w14:paraId="49FB889D">
      <w:pPr>
        <w:pStyle w:val="72"/>
      </w:pPr>
      <w:r>
        <w:rPr>
          <w:rFonts w:hint="eastAsia"/>
        </w:rPr>
        <w:t>相对于独立开展的任务，</w:t>
      </w:r>
      <w:r>
        <w:t>合作主要</w:t>
      </w:r>
      <w:r>
        <w:rPr>
          <w:rFonts w:hint="eastAsia"/>
        </w:rPr>
        <w:t>解决</w:t>
      </w:r>
      <w:r>
        <w:t>什么问题和需求</w:t>
      </w:r>
      <w:r>
        <w:rPr>
          <w:rFonts w:hint="eastAsia"/>
        </w:rPr>
        <w:t>。</w:t>
      </w:r>
    </w:p>
    <w:p w14:paraId="61B3D30E">
      <w:pPr>
        <w:pStyle w:val="3"/>
        <w:ind w:firstLine="480"/>
      </w:pPr>
      <w:r>
        <w:rPr>
          <w:rFonts w:hint="eastAsia"/>
        </w:rPr>
        <w:t>本项目区别于单一国家独立研究，重点面向低碳转型、能源安全和地下空间资源化利用中的跨国共性需求，解决单一团队难以同时覆盖多类型地下空间、多源异构数据、复杂工程场景和跨国模型验证的问题。项目拟以“数据不出域、模型跨国行”为合作理念，依托中俄伊三方在地下空间利用、深部岩石力学、油气藏工程、人工智能算法和数字化平台开发等方面的互补优势，</w:t>
      </w:r>
      <w:del w:id="254" w:author="DELL" w:date="2026-06-17T09:24:00Z">
        <w:r>
          <w:rPr>
            <w:rFonts w:hint="eastAsia"/>
          </w:rPr>
          <w:delText>构建</w:delText>
        </w:r>
      </w:del>
      <w:ins w:id="255" w:author="DELL" w:date="2026-06-17T09:24:00Z">
        <w:r>
          <w:rPr>
            <w:rFonts w:hint="eastAsia"/>
          </w:rPr>
          <w:t>打造</w:t>
        </w:r>
      </w:ins>
      <w:r>
        <w:rPr>
          <w:rFonts w:hint="eastAsia"/>
        </w:rPr>
        <w:t>联邦学习驱动的</w:t>
      </w:r>
      <w:ins w:id="256" w:author="DELL" w:date="2026-06-17T09:24:00Z">
        <w:r>
          <w:rPr>
            <w:rFonts w:hint="eastAsia"/>
          </w:rPr>
          <w:t>数字化平台和</w:t>
        </w:r>
      </w:ins>
      <w:r>
        <w:rPr>
          <w:rFonts w:hint="eastAsia"/>
        </w:rPr>
        <w:t>国际科研合作</w:t>
      </w:r>
      <w:ins w:id="257" w:author="DELL" w:date="2026-06-17T09:24:00Z">
        <w:r>
          <w:rPr>
            <w:rFonts w:hint="eastAsia"/>
          </w:rPr>
          <w:t>机制</w:t>
        </w:r>
      </w:ins>
      <w:del w:id="258" w:author="DELL" w:date="2026-06-17T09:24:00Z">
        <w:r>
          <w:rPr>
            <w:rFonts w:hint="eastAsia"/>
          </w:rPr>
          <w:delText>模式</w:delText>
        </w:r>
      </w:del>
      <w:r>
        <w:rPr>
          <w:rFonts w:hint="eastAsia"/>
        </w:rPr>
        <w:t>。</w:t>
      </w:r>
    </w:p>
    <w:p w14:paraId="11647E07">
      <w:pPr>
        <w:pStyle w:val="3"/>
        <w:ind w:firstLine="482"/>
      </w:pPr>
      <w:r>
        <w:rPr>
          <w:rFonts w:hint="eastAsia"/>
          <w:b/>
          <w:bCs/>
        </w:rPr>
        <w:t>合作目标主要包括：</w:t>
      </w:r>
      <w:r>
        <w:rPr>
          <w:rFonts w:hint="eastAsia"/>
        </w:rPr>
        <w:t>一是建立三方共建</w:t>
      </w:r>
      <w:ins w:id="259" w:author="DELL" w:date="2026-06-17T09:24:00Z">
        <w:r>
          <w:rPr>
            <w:rFonts w:hint="eastAsia"/>
          </w:rPr>
          <w:t>共享</w:t>
        </w:r>
      </w:ins>
      <w:r>
        <w:rPr>
          <w:rFonts w:hint="eastAsia"/>
        </w:rPr>
        <w:t>的科学数据标准与接口规范，实现废弃矿井、枯竭油气藏、盐穴等场景数据的安全对接与协同利用；二是联合研发适应跨国数据主权要求的联邦学习框架，在原始数据不离开所在国的前提下，实现AI模型跨国协同训练、迭代优化和联合验证；三是依托俄方岩石渗流-力学实验平台和伊方油气藏工程数据，开展多场景、多工况下模型精度、泛化能力和适用边界验证；四是通过人员互访、联合研讨、论文发表</w:t>
      </w:r>
      <w:ins w:id="260" w:author="DELL" w:date="2026-06-17T09:25:00Z">
        <w:r>
          <w:rPr>
            <w:rFonts w:hint="eastAsia"/>
          </w:rPr>
          <w:t>、</w:t>
        </w:r>
      </w:ins>
      <w:del w:id="261" w:author="DELL" w:date="2026-06-17T09:25:00Z">
        <w:r>
          <w:rPr>
            <w:rFonts w:hint="eastAsia"/>
          </w:rPr>
          <w:delText>和</w:delText>
        </w:r>
      </w:del>
      <w:r>
        <w:rPr>
          <w:rFonts w:hint="eastAsia"/>
        </w:rPr>
        <w:t>青年人才培养</w:t>
      </w:r>
      <w:ins w:id="262" w:author="DELL" w:date="2026-06-17T09:25:00Z">
        <w:r>
          <w:rPr>
            <w:rFonts w:hint="eastAsia"/>
          </w:rPr>
          <w:t>、组建学术联盟</w:t>
        </w:r>
      </w:ins>
      <w:r>
        <w:rPr>
          <w:rFonts w:hint="eastAsia"/>
        </w:rPr>
        <w:t>，形成长期稳定的中俄伊科研协作网络。</w:t>
      </w:r>
    </w:p>
    <w:p w14:paraId="4B94FD4D">
      <w:pPr>
        <w:pStyle w:val="3"/>
        <w:ind w:firstLine="480"/>
      </w:pPr>
      <w:r>
        <w:rPr>
          <w:rFonts w:hint="eastAsia"/>
        </w:rPr>
        <w:t>通过上述合作，项目将形成可复制、可推广的跨国数据协同、模型共训和平台共建机制，为金砖国家在深地CO</w:t>
      </w:r>
      <w:r>
        <w:rPr>
          <w:rFonts w:cs="Cambria Math"/>
        </w:rPr>
        <w:t>₂</w:t>
      </w:r>
      <w:r>
        <w:rPr>
          <w:rFonts w:hint="eastAsia"/>
        </w:rPr>
        <w:t>/H</w:t>
      </w:r>
      <w:r>
        <w:rPr>
          <w:rFonts w:cs="Cambria Math"/>
        </w:rPr>
        <w:t>₂</w:t>
      </w:r>
      <w:r>
        <w:rPr>
          <w:rFonts w:hint="eastAsia"/>
        </w:rPr>
        <w:t>安全储用、人工智能赋能能源低碳转型和地下空间价值化利用方面提供示范</w:t>
      </w:r>
      <w:r>
        <w:t>。</w:t>
      </w:r>
    </w:p>
    <w:p w14:paraId="41C5EFFC">
      <w:pPr>
        <w:pStyle w:val="5"/>
      </w:pPr>
      <w:bookmarkStart w:id="27" w:name="_Toc232421504"/>
      <w:r>
        <w:t>成果、考核指标及评测方式/方法</w:t>
      </w:r>
      <w:bookmarkEnd w:id="27"/>
    </w:p>
    <w:p w14:paraId="1F826B70">
      <w:pPr>
        <w:pStyle w:val="72"/>
      </w:pPr>
      <w:r>
        <w:t>（</w:t>
      </w:r>
      <w:r>
        <w:rPr>
          <w:rFonts w:hint="eastAsia"/>
        </w:rPr>
        <w:t>①</w:t>
      </w:r>
      <w:r>
        <w:t>成果需明确可考核</w:t>
      </w:r>
      <w:r>
        <w:rPr>
          <w:rFonts w:hint="eastAsia"/>
        </w:rPr>
        <w:t>且与考核指标表一致，核心</w:t>
      </w:r>
      <w:r>
        <w:rPr>
          <w:rFonts w:hint="eastAsia" w:eastAsia="汉仪书宋二S"/>
        </w:rPr>
        <w:t>关键成果请标明；②</w:t>
      </w:r>
      <w:r>
        <w:t>简要说明</w:t>
      </w:r>
      <w:r>
        <w:rPr>
          <w:rFonts w:hint="eastAsia"/>
        </w:rPr>
        <w:t>哪些成果由中方完成，</w:t>
      </w:r>
      <w:r>
        <w:t>哪些成果与国（境）外合作方共同完成；</w:t>
      </w:r>
      <w:r>
        <w:rPr>
          <w:rFonts w:hint="eastAsia"/>
        </w:rPr>
        <w:t>③有明确应用场景或用户的，应说明具体应用场景和用户单位；对于核心关键成果，如需在特定时间（比如破冰船的破冰性能验证时间为冬季）、地点（比如海上风电装置的示范验证地点为</w:t>
      </w:r>
      <w:r>
        <w:t>××</w:t>
      </w:r>
      <w:r>
        <w:rPr>
          <w:rFonts w:hint="eastAsia"/>
        </w:rPr>
        <w:t>海域）验证展示的，应注明验证考核的时间、地点</w:t>
      </w:r>
      <w:r>
        <w:t>）</w:t>
      </w:r>
      <w:r>
        <w:rPr>
          <w:rFonts w:hint="eastAsia"/>
        </w:rPr>
        <w:t>。</w:t>
      </w:r>
    </w:p>
    <w:p w14:paraId="7577C181">
      <w:pPr>
        <w:pStyle w:val="3"/>
        <w:ind w:firstLine="480"/>
      </w:pPr>
      <w:r>
        <w:rPr>
          <w:rFonts w:hint="eastAsia"/>
        </w:rPr>
        <w:t>本项目预期形成5项主要成果和3类其他成果，均与考核指标表对应。其中，CO</w:t>
      </w:r>
      <w:r>
        <w:rPr>
          <w:rFonts w:cs="Cambria Math"/>
        </w:rPr>
        <w:t>₂</w:t>
      </w:r>
      <w:r>
        <w:rPr>
          <w:rFonts w:hint="eastAsia"/>
        </w:rPr>
        <w:t>/H</w:t>
      </w:r>
      <w:r>
        <w:rPr>
          <w:rFonts w:cs="Cambria Math"/>
        </w:rPr>
        <w:t>₂</w:t>
      </w:r>
      <w:r>
        <w:rPr>
          <w:rFonts w:hint="eastAsia"/>
        </w:rPr>
        <w:t>储用安全状态智能预测技术、CO</w:t>
      </w:r>
      <w:r>
        <w:rPr>
          <w:rFonts w:cs="Cambria Math"/>
        </w:rPr>
        <w:t>₂</w:t>
      </w:r>
      <w:r>
        <w:rPr>
          <w:rFonts w:hint="eastAsia"/>
        </w:rPr>
        <w:t>/H</w:t>
      </w:r>
      <w:r>
        <w:rPr>
          <w:rFonts w:cs="Cambria Math"/>
        </w:rPr>
        <w:t>₂</w:t>
      </w:r>
      <w:r>
        <w:rPr>
          <w:rFonts w:hint="eastAsia"/>
        </w:rPr>
        <w:t>储用自适应调控技术、CO</w:t>
      </w:r>
      <w:r>
        <w:rPr>
          <w:rFonts w:cs="Cambria Math"/>
        </w:rPr>
        <w:t>₂</w:t>
      </w:r>
      <w:r>
        <w:rPr>
          <w:rFonts w:hint="eastAsia"/>
        </w:rPr>
        <w:t>/H</w:t>
      </w:r>
      <w:r>
        <w:rPr>
          <w:rFonts w:cs="Cambria Math"/>
        </w:rPr>
        <w:t>₂</w:t>
      </w:r>
      <w:r>
        <w:rPr>
          <w:rFonts w:hint="eastAsia"/>
        </w:rPr>
        <w:t>安全储用云边端协同AI平台、数字化平台跨国实现路径与联邦学习联合验证技术为核心关键成果。</w:t>
      </w:r>
    </w:p>
    <w:p w14:paraId="588B81CD">
      <w:pPr>
        <w:pStyle w:val="3"/>
        <w:ind w:firstLine="480"/>
      </w:pPr>
      <w:r>
        <w:rPr>
          <w:rFonts w:hint="eastAsia"/>
        </w:rPr>
        <w:t>成果分工方面，中方牵头完成多场耦合模型、状态数字化重构、安全预测与调控算法、AI平台开发、软件著作权和专利申请等工作；俄罗斯合作方参与岩石渗流-力学实验、复杂工况机理验证和模型评价；伊朗合作方参与枯竭油气藏工程数据整理、储层评价和模型验证。联邦学习框架、跨国联合验证、论文发表、会议交流和人才培养由中俄伊三方共同完成。</w:t>
      </w:r>
    </w:p>
    <w:p w14:paraId="3A810126">
      <w:pPr>
        <w:pStyle w:val="3"/>
        <w:ind w:firstLine="480"/>
      </w:pPr>
      <w:r>
        <w:rPr>
          <w:rFonts w:hint="eastAsia"/>
        </w:rPr>
        <w:t>成果主要应用于废弃矿井、枯竭油气藏、盐穴等场景下的CO</w:t>
      </w:r>
      <w:r>
        <w:rPr>
          <w:rFonts w:cs="Cambria Math"/>
        </w:rPr>
        <w:t>₂</w:t>
      </w:r>
      <w:r>
        <w:rPr>
          <w:rFonts w:hint="eastAsia"/>
        </w:rPr>
        <w:t>/H</w:t>
      </w:r>
      <w:r>
        <w:rPr>
          <w:rFonts w:cs="Cambria Math"/>
        </w:rPr>
        <w:t>₂</w:t>
      </w:r>
      <w:r>
        <w:rPr>
          <w:rFonts w:hint="eastAsia"/>
        </w:rPr>
        <w:t>安全储用、CCUS工程、H</w:t>
      </w:r>
      <w:r>
        <w:rPr>
          <w:rFonts w:cs="Cambria Math"/>
        </w:rPr>
        <w:t>₂</w:t>
      </w:r>
      <w:r>
        <w:rPr>
          <w:rFonts w:hint="eastAsia"/>
        </w:rPr>
        <w:t>地下储用工程、矿区地下空间再利用和深地工程安全监测。考核方式包括典型工况算例验证、室内试验与数值模拟对比、平台联调测试、第三方测试报告、实地工程数据交叉验证、论文录用或检索证明、专利受理通知、软件著作权登记证书、会议及人才培养证明等。项目无明显季节性验证限制，拟在中期和结题阶段分别开展阶段测试与综合验证。</w:t>
      </w:r>
    </w:p>
    <w:p w14:paraId="4252CEE0">
      <w:pPr>
        <w:pStyle w:val="3"/>
        <w:ind w:firstLine="480"/>
      </w:pPr>
      <w:r>
        <w:rPr>
          <w:rFonts w:hint="eastAsia"/>
        </w:rPr>
        <w:t>具体考核指标及评测方式/方法详见</w:t>
      </w:r>
      <w:r>
        <w:t>表4</w:t>
      </w:r>
      <w:r>
        <w:rPr>
          <w:rFonts w:hint="eastAsia"/>
        </w:rPr>
        <w:t xml:space="preserve">。 </w:t>
      </w:r>
    </w:p>
    <w:p w14:paraId="75DA02F0">
      <w:pPr>
        <w:pStyle w:val="5"/>
      </w:pPr>
      <w:bookmarkStart w:id="28" w:name="_Toc232421505"/>
      <w:r>
        <w:t>预期合作交流指标</w:t>
      </w:r>
      <w:bookmarkEnd w:id="28"/>
    </w:p>
    <w:p w14:paraId="4908DDEC">
      <w:pPr>
        <w:pStyle w:val="72"/>
      </w:pPr>
      <w:r>
        <w:rPr>
          <w:rFonts w:hint="eastAsia"/>
          <w:bCs/>
        </w:rPr>
        <w:t>[</w:t>
      </w:r>
      <w:r>
        <w:t>如：与国（境）外合作方合著论文、联合申请专利或标准、联合培养人才；人员交流互访（出访和来访人次）；</w:t>
      </w:r>
      <w:r>
        <w:rPr>
          <w:rFonts w:hint="eastAsia"/>
        </w:rPr>
        <w:t>开展</w:t>
      </w:r>
      <w:r>
        <w:t>国际培训；引进国际人才；参加或举办国际学术交流会议等活动；创建联合实验室等双多边合作交流基地平台；参与国际大科学计划/工程、参与国际组织与多边机制等</w:t>
      </w:r>
      <w:r>
        <w:rPr>
          <w:rFonts w:hint="eastAsia"/>
        </w:rPr>
        <w:t>]。</w:t>
      </w:r>
    </w:p>
    <w:p w14:paraId="50566938">
      <w:pPr>
        <w:pStyle w:val="3"/>
        <w:ind w:firstLine="480"/>
      </w:pPr>
      <w:r>
        <w:t>本项目将围绕中俄伊三方联合研究任务，建立论文合著、专利申请、人才培养、人员互访、会议交流和平台共建等多层次合作交流机制。项目实施期间，三方将依托既有中俄深部岩石力学合作基础和本项目新增合作网络，围绕CO₂/H₂安全储用、多类型地下空间利用、AI数字化平台和联邦学习协同建模等方向，开展联合研究、学术研讨、数据与模型验证、青年人才培养和国际人才引进等活动。预期合作发表科技论文、合作申请发明专利，联合培养研究生和青年科研人员，接待境外专家来华交流，派出人员赴国（境）外开展研究，并推动建设联合实验室等双多边合作交流平台，形成持续稳定的国际科技合作机制。</w:t>
      </w:r>
    </w:p>
    <w:p w14:paraId="325F375E">
      <w:pPr>
        <w:pStyle w:val="3"/>
        <w:ind w:firstLine="480"/>
        <w:sectPr>
          <w:pgSz w:w="11907" w:h="16840"/>
          <w:pgMar w:top="1418" w:right="1418" w:bottom="1701" w:left="1418" w:header="851" w:footer="1043" w:gutter="0"/>
          <w:pgNumType w:start="1"/>
          <w:cols w:space="720" w:num="1"/>
          <w:docGrid w:linePitch="312" w:charSpace="0"/>
        </w:sectPr>
      </w:pPr>
    </w:p>
    <w:p w14:paraId="74D265A7">
      <w:pPr>
        <w:pStyle w:val="55"/>
      </w:pPr>
      <w:r>
        <w:t>项目目标、预期成果与考核指标表</w:t>
      </w:r>
    </w:p>
    <w:tbl>
      <w:tblPr>
        <w:tblStyle w:val="2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465"/>
        <w:gridCol w:w="624"/>
        <w:gridCol w:w="1597"/>
        <w:gridCol w:w="1154"/>
        <w:gridCol w:w="2155"/>
        <w:gridCol w:w="1436"/>
        <w:gridCol w:w="1296"/>
        <w:gridCol w:w="2010"/>
        <w:gridCol w:w="2258"/>
      </w:tblGrid>
      <w:tr w14:paraId="125F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338" w:type="pct"/>
            <w:vMerge w:val="restart"/>
            <w:vAlign w:val="center"/>
          </w:tcPr>
          <w:p w14:paraId="107E12AD">
            <w:pPr>
              <w:pStyle w:val="57"/>
              <w:spacing w:before="36" w:after="36"/>
            </w:pPr>
            <w:r>
              <w:t>项目目标</w:t>
            </w:r>
          </w:p>
        </w:tc>
        <w:tc>
          <w:tcPr>
            <w:tcW w:w="1378" w:type="pct"/>
            <w:gridSpan w:val="4"/>
            <w:vAlign w:val="center"/>
          </w:tcPr>
          <w:p w14:paraId="4F9F21EE">
            <w:pPr>
              <w:pStyle w:val="57"/>
              <w:spacing w:before="36" w:after="36"/>
            </w:pPr>
            <w:r>
              <w:t>预期成果</w:t>
            </w:r>
          </w:p>
        </w:tc>
        <w:tc>
          <w:tcPr>
            <w:tcW w:w="2474" w:type="pct"/>
            <w:gridSpan w:val="4"/>
            <w:vAlign w:val="center"/>
          </w:tcPr>
          <w:p w14:paraId="26E5924F">
            <w:pPr>
              <w:pStyle w:val="57"/>
              <w:spacing w:before="36" w:after="36"/>
            </w:pPr>
            <w:r>
              <w:t>考核指标</w:t>
            </w:r>
          </w:p>
        </w:tc>
        <w:tc>
          <w:tcPr>
            <w:tcW w:w="810" w:type="pct"/>
            <w:vMerge w:val="restart"/>
            <w:vAlign w:val="center"/>
          </w:tcPr>
          <w:p w14:paraId="502ABB49">
            <w:pPr>
              <w:pStyle w:val="57"/>
              <w:spacing w:before="36" w:after="36"/>
            </w:pPr>
            <w:r>
              <w:t>考核方式（方法）及评价手段</w:t>
            </w:r>
          </w:p>
        </w:tc>
      </w:tr>
      <w:tr w14:paraId="267A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338" w:type="pct"/>
            <w:vMerge w:val="continue"/>
            <w:vAlign w:val="center"/>
          </w:tcPr>
          <w:p w14:paraId="00CF0823">
            <w:pPr>
              <w:pStyle w:val="57"/>
              <w:spacing w:before="36" w:after="36"/>
            </w:pPr>
          </w:p>
        </w:tc>
        <w:tc>
          <w:tcPr>
            <w:tcW w:w="964" w:type="pct"/>
            <w:gridSpan w:val="3"/>
            <w:vAlign w:val="center"/>
          </w:tcPr>
          <w:p w14:paraId="2177D253">
            <w:pPr>
              <w:pStyle w:val="57"/>
              <w:spacing w:before="36" w:after="36"/>
            </w:pPr>
            <w:r>
              <w:t>预期成果名称</w:t>
            </w:r>
          </w:p>
        </w:tc>
        <w:tc>
          <w:tcPr>
            <w:tcW w:w="414" w:type="pct"/>
            <w:vAlign w:val="center"/>
          </w:tcPr>
          <w:p w14:paraId="0CCC890E">
            <w:pPr>
              <w:pStyle w:val="57"/>
              <w:spacing w:before="36" w:after="36"/>
            </w:pPr>
            <w:r>
              <w:t>预期成果</w:t>
            </w:r>
          </w:p>
          <w:p w14:paraId="1DB2A755">
            <w:pPr>
              <w:pStyle w:val="57"/>
              <w:spacing w:before="36" w:after="36"/>
            </w:pPr>
            <w:r>
              <w:t>类型</w:t>
            </w:r>
          </w:p>
        </w:tc>
        <w:tc>
          <w:tcPr>
            <w:tcW w:w="773" w:type="pct"/>
            <w:vAlign w:val="center"/>
          </w:tcPr>
          <w:p w14:paraId="69CA1D6A">
            <w:pPr>
              <w:pStyle w:val="57"/>
              <w:spacing w:before="36" w:after="36"/>
            </w:pPr>
            <w:r>
              <w:t>指标</w:t>
            </w:r>
          </w:p>
          <w:p w14:paraId="09D7502D">
            <w:pPr>
              <w:pStyle w:val="57"/>
              <w:spacing w:before="36" w:after="36"/>
            </w:pPr>
            <w:r>
              <w:t>名称</w:t>
            </w:r>
          </w:p>
        </w:tc>
        <w:tc>
          <w:tcPr>
            <w:tcW w:w="515" w:type="pct"/>
            <w:vAlign w:val="center"/>
          </w:tcPr>
          <w:p w14:paraId="242B9648">
            <w:pPr>
              <w:pStyle w:val="57"/>
              <w:spacing w:before="36" w:after="36"/>
            </w:pPr>
            <w:r>
              <w:t>立项时已有指标值/状态</w:t>
            </w:r>
          </w:p>
        </w:tc>
        <w:tc>
          <w:tcPr>
            <w:tcW w:w="465" w:type="pct"/>
            <w:vAlign w:val="center"/>
          </w:tcPr>
          <w:p w14:paraId="37310A05">
            <w:pPr>
              <w:pStyle w:val="57"/>
              <w:spacing w:before="36" w:after="36"/>
            </w:pPr>
            <w:r>
              <w:t>中期指标值/状态</w:t>
            </w:r>
          </w:p>
        </w:tc>
        <w:tc>
          <w:tcPr>
            <w:tcW w:w="721" w:type="pct"/>
            <w:vAlign w:val="center"/>
          </w:tcPr>
          <w:p w14:paraId="6F5A2EB1">
            <w:pPr>
              <w:pStyle w:val="57"/>
              <w:spacing w:before="36" w:after="36"/>
            </w:pPr>
            <w:r>
              <w:t>完成时指标值/状态</w:t>
            </w:r>
          </w:p>
        </w:tc>
        <w:tc>
          <w:tcPr>
            <w:tcW w:w="810" w:type="pct"/>
            <w:vMerge w:val="continue"/>
            <w:vAlign w:val="center"/>
          </w:tcPr>
          <w:p w14:paraId="71BE2413">
            <w:pPr>
              <w:pStyle w:val="57"/>
              <w:spacing w:before="36" w:after="36"/>
            </w:pPr>
          </w:p>
        </w:tc>
      </w:tr>
      <w:tr w14:paraId="2AC7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6" w:hRule="atLeast"/>
          <w:jc w:val="center"/>
        </w:trPr>
        <w:tc>
          <w:tcPr>
            <w:tcW w:w="338" w:type="pct"/>
            <w:vMerge w:val="restart"/>
            <w:vAlign w:val="center"/>
          </w:tcPr>
          <w:p w14:paraId="527452BF">
            <w:pPr>
              <w:pStyle w:val="57"/>
              <w:spacing w:before="36" w:after="36"/>
            </w:pPr>
            <w:r>
              <w:t>本项目旨在突破多类型地下空间CO₂/H₂安全储用关键技术，构建面向废弃矿井、枯竭油气藏和盐穴的AI数字化平台，为低碳转型、能源安全和地下空间资源化利用提供智能化支撑。</w:t>
            </w:r>
          </w:p>
        </w:tc>
        <w:tc>
          <w:tcPr>
            <w:tcW w:w="167" w:type="pct"/>
            <w:vMerge w:val="restart"/>
            <w:vAlign w:val="center"/>
          </w:tcPr>
          <w:p w14:paraId="539759C7">
            <w:pPr>
              <w:pStyle w:val="57"/>
              <w:spacing w:before="36" w:after="36"/>
            </w:pPr>
            <w:r>
              <w:t>主要成果</w:t>
            </w:r>
          </w:p>
        </w:tc>
        <w:tc>
          <w:tcPr>
            <w:tcW w:w="224" w:type="pct"/>
            <w:vMerge w:val="restart"/>
            <w:vAlign w:val="center"/>
          </w:tcPr>
          <w:p w14:paraId="705C12D0">
            <w:pPr>
              <w:pStyle w:val="57"/>
              <w:spacing w:before="36" w:after="36"/>
            </w:pPr>
            <w:r>
              <w:t>1</w:t>
            </w:r>
          </w:p>
        </w:tc>
        <w:tc>
          <w:tcPr>
            <w:tcW w:w="573" w:type="pct"/>
            <w:vMerge w:val="restart"/>
            <w:vAlign w:val="center"/>
          </w:tcPr>
          <w:p w14:paraId="174AA881">
            <w:pPr>
              <w:pStyle w:val="57"/>
              <w:spacing w:before="36" w:after="36"/>
            </w:pPr>
            <w:r>
              <w:rPr>
                <w:color w:val="000000"/>
                <w:szCs w:val="21"/>
              </w:rPr>
              <w:t>多类型地下空间CO₂/H₂多相多场耦合机理与数字化重构技术</w:t>
            </w:r>
          </w:p>
        </w:tc>
        <w:tc>
          <w:tcPr>
            <w:tcW w:w="414" w:type="pct"/>
            <w:vMerge w:val="restart"/>
            <w:vAlign w:val="center"/>
          </w:tcPr>
          <w:p w14:paraId="262F28EB">
            <w:pPr>
              <w:pStyle w:val="57"/>
              <w:spacing w:before="36" w:after="36"/>
              <w:rPr>
                <w:u w:val="single"/>
              </w:rPr>
            </w:pPr>
            <w:r>
              <w:rPr>
                <w:color w:val="000000"/>
                <w:szCs w:val="21"/>
              </w:rPr>
              <w:t>新理论、新技术、论文</w:t>
            </w:r>
          </w:p>
        </w:tc>
        <w:tc>
          <w:tcPr>
            <w:tcW w:w="773" w:type="pct"/>
            <w:vAlign w:val="center"/>
          </w:tcPr>
          <w:p w14:paraId="7A4180DB">
            <w:pPr>
              <w:pStyle w:val="57"/>
              <w:spacing w:before="36" w:after="36"/>
              <w:rPr>
                <w:color w:val="000000"/>
                <w:szCs w:val="21"/>
              </w:rPr>
            </w:pPr>
            <w:r>
              <w:rPr>
                <w:rFonts w:hint="eastAsia"/>
              </w:rPr>
              <w:t>指标</w:t>
            </w:r>
            <w:r>
              <w:t>1.1 CO</w:t>
            </w:r>
            <w:r>
              <w:rPr>
                <w:rFonts w:ascii="Cambria Math" w:hAnsi="Cambria Math" w:cs="Cambria Math"/>
              </w:rPr>
              <w:t>₂</w:t>
            </w:r>
            <w:r>
              <w:t>/H</w:t>
            </w:r>
            <w:r>
              <w:rPr>
                <w:rFonts w:ascii="Cambria Math" w:hAnsi="Cambria Math" w:cs="Cambria Math"/>
              </w:rPr>
              <w:t>₂</w:t>
            </w:r>
            <w:r>
              <w:t>多相多场耦合模型</w:t>
            </w:r>
          </w:p>
        </w:tc>
        <w:tc>
          <w:tcPr>
            <w:tcW w:w="515" w:type="pct"/>
            <w:vAlign w:val="center"/>
          </w:tcPr>
          <w:p w14:paraId="3DF94852">
            <w:pPr>
              <w:pStyle w:val="57"/>
              <w:spacing w:before="36" w:after="36"/>
              <w:rPr>
                <w:color w:val="000000"/>
                <w:szCs w:val="21"/>
              </w:rPr>
            </w:pPr>
            <w:r>
              <w:t>已初步完成流固耦合模型设计</w:t>
            </w:r>
          </w:p>
        </w:tc>
        <w:tc>
          <w:tcPr>
            <w:tcW w:w="465" w:type="pct"/>
            <w:vAlign w:val="center"/>
          </w:tcPr>
          <w:p w14:paraId="1F5847E2">
            <w:pPr>
              <w:pStyle w:val="57"/>
              <w:spacing w:before="36" w:after="36"/>
              <w:rPr>
                <w:color w:val="000000"/>
                <w:szCs w:val="21"/>
                <w:highlight w:val="yellow"/>
              </w:rPr>
            </w:pPr>
            <w:r>
              <w:t>建立多相多场耦合数值求解框架</w:t>
            </w:r>
          </w:p>
        </w:tc>
        <w:tc>
          <w:tcPr>
            <w:tcW w:w="721" w:type="pct"/>
            <w:vAlign w:val="center"/>
          </w:tcPr>
          <w:p w14:paraId="18CA77A1">
            <w:pPr>
              <w:pStyle w:val="57"/>
              <w:spacing w:before="36" w:after="36"/>
              <w:rPr>
                <w:color w:val="000000"/>
                <w:szCs w:val="21"/>
              </w:rPr>
            </w:pPr>
            <w:r>
              <w:t>建立1套多类型地下空间CO</w:t>
            </w:r>
            <w:r>
              <w:rPr>
                <w:rFonts w:ascii="Cambria Math" w:hAnsi="Cambria Math" w:cs="Cambria Math"/>
              </w:rPr>
              <w:t>₂</w:t>
            </w:r>
            <w:r>
              <w:t>/H</w:t>
            </w:r>
            <w:r>
              <w:rPr>
                <w:rFonts w:ascii="Cambria Math" w:hAnsi="Cambria Math" w:cs="Cambria Math"/>
              </w:rPr>
              <w:t>₂</w:t>
            </w:r>
            <w:r>
              <w:t>多相多场耦合模型</w:t>
            </w:r>
          </w:p>
        </w:tc>
        <w:tc>
          <w:tcPr>
            <w:tcW w:w="810" w:type="pct"/>
            <w:vAlign w:val="center"/>
          </w:tcPr>
          <w:p w14:paraId="2A5C1CC1">
            <w:pPr>
              <w:pStyle w:val="57"/>
              <w:spacing w:before="36" w:after="36"/>
              <w:rPr>
                <w:color w:val="000000"/>
                <w:szCs w:val="21"/>
              </w:rPr>
            </w:pPr>
            <w:r>
              <w:t>研究报告通过专家评测</w:t>
            </w:r>
          </w:p>
        </w:tc>
      </w:tr>
      <w:tr w14:paraId="0F57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6" w:hRule="atLeast"/>
          <w:jc w:val="center"/>
        </w:trPr>
        <w:tc>
          <w:tcPr>
            <w:tcW w:w="338" w:type="pct"/>
            <w:vMerge w:val="continue"/>
            <w:vAlign w:val="center"/>
          </w:tcPr>
          <w:p w14:paraId="4F0DC3B0">
            <w:pPr>
              <w:pStyle w:val="57"/>
              <w:spacing w:before="36" w:after="36"/>
            </w:pPr>
          </w:p>
        </w:tc>
        <w:tc>
          <w:tcPr>
            <w:tcW w:w="167" w:type="pct"/>
            <w:vMerge w:val="continue"/>
            <w:vAlign w:val="center"/>
          </w:tcPr>
          <w:p w14:paraId="5E1923BB">
            <w:pPr>
              <w:pStyle w:val="57"/>
              <w:spacing w:before="36" w:after="36"/>
            </w:pPr>
          </w:p>
        </w:tc>
        <w:tc>
          <w:tcPr>
            <w:tcW w:w="224" w:type="pct"/>
            <w:vMerge w:val="continue"/>
            <w:vAlign w:val="center"/>
          </w:tcPr>
          <w:p w14:paraId="057CB340">
            <w:pPr>
              <w:pStyle w:val="57"/>
              <w:spacing w:before="36" w:after="36"/>
            </w:pPr>
          </w:p>
        </w:tc>
        <w:tc>
          <w:tcPr>
            <w:tcW w:w="573" w:type="pct"/>
            <w:vMerge w:val="continue"/>
            <w:vAlign w:val="center"/>
          </w:tcPr>
          <w:p w14:paraId="1BF54A76">
            <w:pPr>
              <w:pStyle w:val="57"/>
              <w:spacing w:before="36" w:after="36"/>
            </w:pPr>
          </w:p>
        </w:tc>
        <w:tc>
          <w:tcPr>
            <w:tcW w:w="414" w:type="pct"/>
            <w:vMerge w:val="continue"/>
            <w:vAlign w:val="center"/>
          </w:tcPr>
          <w:p w14:paraId="2C364ACA">
            <w:pPr>
              <w:pStyle w:val="57"/>
              <w:spacing w:before="36" w:after="36"/>
            </w:pPr>
          </w:p>
        </w:tc>
        <w:tc>
          <w:tcPr>
            <w:tcW w:w="773" w:type="pct"/>
            <w:vAlign w:val="center"/>
          </w:tcPr>
          <w:p w14:paraId="39DFEA85">
            <w:pPr>
              <w:pStyle w:val="57"/>
              <w:spacing w:before="36" w:after="36"/>
              <w:rPr>
                <w:color w:val="000000"/>
                <w:szCs w:val="21"/>
              </w:rPr>
            </w:pPr>
            <w:r>
              <w:rPr>
                <w:rFonts w:hint="eastAsia"/>
              </w:rPr>
              <w:t>指标</w:t>
            </w:r>
            <w:r>
              <w:t>1.2 多场耦合数字化重构技术</w:t>
            </w:r>
          </w:p>
        </w:tc>
        <w:tc>
          <w:tcPr>
            <w:tcW w:w="515" w:type="pct"/>
            <w:vAlign w:val="center"/>
          </w:tcPr>
          <w:p w14:paraId="5E34C090">
            <w:pPr>
              <w:pStyle w:val="57"/>
              <w:spacing w:before="36" w:after="36"/>
              <w:rPr>
                <w:color w:val="000000"/>
                <w:szCs w:val="21"/>
              </w:rPr>
            </w:pPr>
            <w:r>
              <w:t>暂无相关进展</w:t>
            </w:r>
          </w:p>
        </w:tc>
        <w:tc>
          <w:tcPr>
            <w:tcW w:w="465" w:type="pct"/>
            <w:vAlign w:val="center"/>
          </w:tcPr>
          <w:p w14:paraId="28CC42C2">
            <w:pPr>
              <w:pStyle w:val="57"/>
              <w:spacing w:before="36" w:after="36"/>
              <w:rPr>
                <w:color w:val="000000"/>
                <w:szCs w:val="21"/>
              </w:rPr>
            </w:pPr>
            <w:r>
              <w:t>完成数字化重构技术架构设计</w:t>
            </w:r>
          </w:p>
        </w:tc>
        <w:tc>
          <w:tcPr>
            <w:tcW w:w="721" w:type="pct"/>
            <w:vAlign w:val="center"/>
          </w:tcPr>
          <w:p w14:paraId="3F29DC47">
            <w:pPr>
              <w:pStyle w:val="57"/>
              <w:spacing w:before="36" w:after="36"/>
              <w:rPr>
                <w:color w:val="000000"/>
                <w:szCs w:val="21"/>
              </w:rPr>
            </w:pPr>
            <w:r>
              <w:t>实现多类型地下空间CO</w:t>
            </w:r>
            <w:r>
              <w:rPr>
                <w:rFonts w:ascii="Cambria Math" w:hAnsi="Cambria Math" w:cs="Cambria Math"/>
              </w:rPr>
              <w:t>₂</w:t>
            </w:r>
            <w:r>
              <w:t>/H</w:t>
            </w:r>
            <w:r>
              <w:rPr>
                <w:rFonts w:ascii="Cambria Math" w:hAnsi="Cambria Math" w:cs="Cambria Math"/>
              </w:rPr>
              <w:t>₂</w:t>
            </w:r>
            <w:r>
              <w:t>多相多场耦合模型重构</w:t>
            </w:r>
          </w:p>
        </w:tc>
        <w:tc>
          <w:tcPr>
            <w:tcW w:w="810" w:type="pct"/>
            <w:vAlign w:val="center"/>
          </w:tcPr>
          <w:p w14:paraId="43F4546D">
            <w:pPr>
              <w:pStyle w:val="57"/>
              <w:spacing w:before="36" w:after="36"/>
              <w:rPr>
                <w:color w:val="000000"/>
                <w:szCs w:val="21"/>
              </w:rPr>
            </w:pPr>
            <w:r>
              <w:t>研究报告通过专家评测 + 提供与实验/仿真数据的对比验证说明</w:t>
            </w:r>
          </w:p>
        </w:tc>
      </w:tr>
      <w:tr w14:paraId="3BC5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34BF0803">
            <w:pPr>
              <w:pStyle w:val="57"/>
              <w:spacing w:before="36" w:after="36"/>
            </w:pPr>
          </w:p>
        </w:tc>
        <w:tc>
          <w:tcPr>
            <w:tcW w:w="167" w:type="pct"/>
            <w:vMerge w:val="continue"/>
          </w:tcPr>
          <w:p w14:paraId="1FA33262">
            <w:pPr>
              <w:pStyle w:val="57"/>
              <w:spacing w:before="36" w:after="36"/>
            </w:pPr>
          </w:p>
        </w:tc>
        <w:tc>
          <w:tcPr>
            <w:tcW w:w="224" w:type="pct"/>
            <w:vMerge w:val="continue"/>
            <w:vAlign w:val="center"/>
          </w:tcPr>
          <w:p w14:paraId="52D0A487">
            <w:pPr>
              <w:pStyle w:val="57"/>
              <w:spacing w:before="36" w:after="36"/>
            </w:pPr>
          </w:p>
        </w:tc>
        <w:tc>
          <w:tcPr>
            <w:tcW w:w="573" w:type="pct"/>
            <w:vMerge w:val="continue"/>
            <w:vAlign w:val="center"/>
          </w:tcPr>
          <w:p w14:paraId="2944C176">
            <w:pPr>
              <w:pStyle w:val="57"/>
              <w:spacing w:before="36" w:after="36"/>
            </w:pPr>
          </w:p>
        </w:tc>
        <w:tc>
          <w:tcPr>
            <w:tcW w:w="414" w:type="pct"/>
            <w:vMerge w:val="continue"/>
            <w:vAlign w:val="center"/>
          </w:tcPr>
          <w:p w14:paraId="4DBE8D5B">
            <w:pPr>
              <w:pStyle w:val="57"/>
              <w:spacing w:before="36" w:after="36"/>
            </w:pPr>
          </w:p>
        </w:tc>
        <w:tc>
          <w:tcPr>
            <w:tcW w:w="773" w:type="pct"/>
            <w:vAlign w:val="center"/>
          </w:tcPr>
          <w:p w14:paraId="2241AC75">
            <w:pPr>
              <w:pStyle w:val="57"/>
              <w:spacing w:before="36" w:after="36"/>
              <w:rPr>
                <w:color w:val="000000"/>
                <w:szCs w:val="21"/>
              </w:rPr>
            </w:pPr>
            <w:r>
              <w:rPr>
                <w:color w:val="000000"/>
                <w:szCs w:val="21"/>
              </w:rPr>
              <w:t>指标1.3 发表学术论文</w:t>
            </w:r>
          </w:p>
        </w:tc>
        <w:tc>
          <w:tcPr>
            <w:tcW w:w="515" w:type="pct"/>
            <w:vAlign w:val="center"/>
          </w:tcPr>
          <w:p w14:paraId="4C81DA85">
            <w:pPr>
              <w:pStyle w:val="57"/>
              <w:spacing w:before="36" w:after="36"/>
              <w:rPr>
                <w:color w:val="000000"/>
                <w:szCs w:val="21"/>
              </w:rPr>
            </w:pPr>
            <w:r>
              <w:rPr>
                <w:rFonts w:hint="eastAsia"/>
                <w:color w:val="000000"/>
                <w:szCs w:val="21"/>
              </w:rPr>
              <w:t>0</w:t>
            </w:r>
          </w:p>
        </w:tc>
        <w:tc>
          <w:tcPr>
            <w:tcW w:w="465" w:type="pct"/>
            <w:vAlign w:val="center"/>
          </w:tcPr>
          <w:p w14:paraId="2CA90E3D">
            <w:pPr>
              <w:pStyle w:val="57"/>
              <w:spacing w:before="36" w:after="36"/>
              <w:rPr>
                <w:color w:val="000000"/>
                <w:szCs w:val="21"/>
              </w:rPr>
            </w:pPr>
            <w:r>
              <w:rPr>
                <w:color w:val="000000"/>
                <w:szCs w:val="21"/>
              </w:rPr>
              <w:t>1篇</w:t>
            </w:r>
          </w:p>
        </w:tc>
        <w:tc>
          <w:tcPr>
            <w:tcW w:w="721" w:type="pct"/>
            <w:vAlign w:val="center"/>
          </w:tcPr>
          <w:p w14:paraId="6C93FF8B">
            <w:pPr>
              <w:pStyle w:val="57"/>
              <w:spacing w:before="36" w:after="36"/>
              <w:rPr>
                <w:color w:val="000000"/>
                <w:szCs w:val="21"/>
              </w:rPr>
            </w:pPr>
            <w:r>
              <w:rPr>
                <w:color w:val="000000"/>
                <w:szCs w:val="21"/>
              </w:rPr>
              <w:t>2篇</w:t>
            </w:r>
          </w:p>
        </w:tc>
        <w:tc>
          <w:tcPr>
            <w:tcW w:w="810" w:type="pct"/>
            <w:vAlign w:val="center"/>
          </w:tcPr>
          <w:p w14:paraId="04BF58FB">
            <w:pPr>
              <w:pStyle w:val="57"/>
              <w:spacing w:before="36" w:after="36"/>
              <w:rPr>
                <w:color w:val="000000"/>
                <w:szCs w:val="21"/>
              </w:rPr>
            </w:pPr>
            <w:r>
              <w:rPr>
                <w:color w:val="000000"/>
                <w:szCs w:val="21"/>
              </w:rPr>
              <w:t>录用通知或检索证明</w:t>
            </w:r>
          </w:p>
        </w:tc>
      </w:tr>
      <w:tr w14:paraId="12904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1C52F81E">
            <w:pPr>
              <w:pStyle w:val="57"/>
              <w:spacing w:before="36" w:after="36"/>
            </w:pPr>
          </w:p>
        </w:tc>
        <w:tc>
          <w:tcPr>
            <w:tcW w:w="167" w:type="pct"/>
            <w:vMerge w:val="continue"/>
          </w:tcPr>
          <w:p w14:paraId="360560DB">
            <w:pPr>
              <w:pStyle w:val="57"/>
              <w:spacing w:before="36" w:after="36"/>
            </w:pPr>
          </w:p>
        </w:tc>
        <w:tc>
          <w:tcPr>
            <w:tcW w:w="224" w:type="pct"/>
            <w:vMerge w:val="restart"/>
            <w:vAlign w:val="center"/>
          </w:tcPr>
          <w:p w14:paraId="07616FC1">
            <w:pPr>
              <w:pStyle w:val="57"/>
              <w:spacing w:before="36" w:after="36"/>
            </w:pPr>
            <w:r>
              <w:t>2</w:t>
            </w:r>
          </w:p>
        </w:tc>
        <w:tc>
          <w:tcPr>
            <w:tcW w:w="573" w:type="pct"/>
            <w:vMerge w:val="restart"/>
            <w:vAlign w:val="center"/>
          </w:tcPr>
          <w:p w14:paraId="4008E973">
            <w:pPr>
              <w:pStyle w:val="57"/>
              <w:spacing w:before="36" w:after="36"/>
              <w:rPr>
                <w:color w:val="000000"/>
                <w:szCs w:val="21"/>
              </w:rPr>
            </w:pPr>
            <w:r>
              <w:rPr>
                <w:color w:val="000000"/>
                <w:szCs w:val="21"/>
              </w:rPr>
              <w:t>CO₂/H₂储用安全状态智能</w:t>
            </w:r>
            <w:r>
              <w:rPr>
                <w:rFonts w:hint="eastAsia"/>
                <w:color w:val="000000"/>
                <w:szCs w:val="21"/>
              </w:rPr>
              <w:t>预测技术</w:t>
            </w:r>
          </w:p>
        </w:tc>
        <w:tc>
          <w:tcPr>
            <w:tcW w:w="414" w:type="pct"/>
            <w:vMerge w:val="restart"/>
            <w:vAlign w:val="center"/>
          </w:tcPr>
          <w:p w14:paraId="30F0AC4E">
            <w:pPr>
              <w:pStyle w:val="57"/>
              <w:spacing w:before="36" w:after="36"/>
              <w:rPr>
                <w:color w:val="000000"/>
                <w:szCs w:val="21"/>
              </w:rPr>
            </w:pPr>
            <w:r>
              <w:rPr>
                <w:color w:val="000000"/>
                <w:szCs w:val="21"/>
              </w:rPr>
              <w:t>新方法、论文、发明专利</w:t>
            </w:r>
          </w:p>
        </w:tc>
        <w:tc>
          <w:tcPr>
            <w:tcW w:w="773" w:type="pct"/>
            <w:vAlign w:val="center"/>
          </w:tcPr>
          <w:p w14:paraId="1C0F09C6">
            <w:pPr>
              <w:pStyle w:val="57"/>
              <w:spacing w:before="36" w:after="36"/>
              <w:rPr>
                <w:color w:val="000000"/>
                <w:szCs w:val="21"/>
                <w:highlight w:val="green"/>
              </w:rPr>
            </w:pPr>
            <w:r>
              <w:rPr>
                <w:color w:val="000000"/>
                <w:szCs w:val="21"/>
              </w:rPr>
              <w:t xml:space="preserve">指标2.1 </w:t>
            </w:r>
            <w:r>
              <w:rPr>
                <w:rFonts w:hint="eastAsia"/>
                <w:color w:val="000000"/>
                <w:szCs w:val="21"/>
              </w:rPr>
              <w:t>安全状态智能预测模型</w:t>
            </w:r>
          </w:p>
        </w:tc>
        <w:tc>
          <w:tcPr>
            <w:tcW w:w="515" w:type="pct"/>
            <w:vAlign w:val="center"/>
          </w:tcPr>
          <w:p w14:paraId="07F6B7D1">
            <w:pPr>
              <w:pStyle w:val="57"/>
              <w:spacing w:before="36" w:after="36"/>
              <w:rPr>
                <w:color w:val="000000"/>
                <w:szCs w:val="21"/>
              </w:rPr>
            </w:pPr>
          </w:p>
        </w:tc>
        <w:tc>
          <w:tcPr>
            <w:tcW w:w="465" w:type="pct"/>
            <w:vAlign w:val="center"/>
          </w:tcPr>
          <w:p w14:paraId="1EF679F6">
            <w:pPr>
              <w:pStyle w:val="57"/>
              <w:spacing w:before="36" w:after="36"/>
              <w:rPr>
                <w:color w:val="000000"/>
                <w:szCs w:val="21"/>
              </w:rPr>
            </w:pPr>
            <w:r>
              <w:rPr>
                <w:rFonts w:hint="eastAsia"/>
                <w:color w:val="000000"/>
                <w:szCs w:val="21"/>
              </w:rPr>
              <w:t>完成模型设计与搭建</w:t>
            </w:r>
          </w:p>
        </w:tc>
        <w:tc>
          <w:tcPr>
            <w:tcW w:w="721" w:type="pct"/>
            <w:vAlign w:val="center"/>
          </w:tcPr>
          <w:p w14:paraId="70B18C36">
            <w:pPr>
              <w:pStyle w:val="57"/>
              <w:spacing w:before="36" w:after="36"/>
              <w:rPr>
                <w:color w:val="000000"/>
                <w:szCs w:val="21"/>
              </w:rPr>
            </w:pPr>
            <w:r>
              <w:rPr>
                <w:rFonts w:hint="eastAsia"/>
                <w:color w:val="000000"/>
                <w:szCs w:val="21"/>
              </w:rPr>
              <w:t>完成多类型地下空间</w:t>
            </w:r>
            <w:r>
              <w:rPr>
                <w:color w:val="000000"/>
                <w:szCs w:val="21"/>
              </w:rPr>
              <w:t>CO₂/H₂</w:t>
            </w:r>
            <w:r>
              <w:rPr>
                <w:rFonts w:hint="eastAsia"/>
                <w:color w:val="000000"/>
                <w:szCs w:val="21"/>
              </w:rPr>
              <w:t>储用状态智能预测技术训练与测试</w:t>
            </w:r>
            <w:r>
              <w:rPr>
                <w:color w:val="000000"/>
                <w:szCs w:val="21"/>
              </w:rPr>
              <w:t>，</w:t>
            </w:r>
            <w:r>
              <w:rPr>
                <w:rFonts w:cs="Times New Roman"/>
                <w:color w:val="000000"/>
                <w:sz w:val="24"/>
              </w:rPr>
              <w:t>模型在测试集上的决定系数R²≥0.8</w:t>
            </w:r>
          </w:p>
        </w:tc>
        <w:tc>
          <w:tcPr>
            <w:tcW w:w="810" w:type="pct"/>
            <w:vAlign w:val="center"/>
          </w:tcPr>
          <w:p w14:paraId="665CD625">
            <w:pPr>
              <w:pStyle w:val="57"/>
              <w:spacing w:before="36" w:after="36"/>
              <w:rPr>
                <w:color w:val="000000"/>
                <w:szCs w:val="21"/>
              </w:rPr>
            </w:pPr>
            <w:r>
              <w:rPr>
                <w:color w:val="000000"/>
                <w:szCs w:val="21"/>
              </w:rPr>
              <w:t>第三方测试报告</w:t>
            </w:r>
          </w:p>
        </w:tc>
      </w:tr>
      <w:tr w14:paraId="655C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439719ED">
            <w:pPr>
              <w:pStyle w:val="57"/>
              <w:spacing w:before="36" w:after="36"/>
            </w:pPr>
          </w:p>
        </w:tc>
        <w:tc>
          <w:tcPr>
            <w:tcW w:w="167" w:type="pct"/>
            <w:vMerge w:val="continue"/>
          </w:tcPr>
          <w:p w14:paraId="16CA684D">
            <w:pPr>
              <w:pStyle w:val="57"/>
              <w:spacing w:before="36" w:after="36"/>
            </w:pPr>
          </w:p>
        </w:tc>
        <w:tc>
          <w:tcPr>
            <w:tcW w:w="224" w:type="pct"/>
            <w:vMerge w:val="continue"/>
            <w:vAlign w:val="center"/>
          </w:tcPr>
          <w:p w14:paraId="6E100539">
            <w:pPr>
              <w:pStyle w:val="57"/>
              <w:spacing w:before="36" w:after="36"/>
            </w:pPr>
          </w:p>
        </w:tc>
        <w:tc>
          <w:tcPr>
            <w:tcW w:w="573" w:type="pct"/>
            <w:vMerge w:val="continue"/>
            <w:vAlign w:val="center"/>
          </w:tcPr>
          <w:p w14:paraId="77A53ED6">
            <w:pPr>
              <w:pStyle w:val="57"/>
              <w:spacing w:before="36" w:after="36"/>
              <w:rPr>
                <w:color w:val="000000"/>
                <w:szCs w:val="21"/>
              </w:rPr>
            </w:pPr>
          </w:p>
        </w:tc>
        <w:tc>
          <w:tcPr>
            <w:tcW w:w="414" w:type="pct"/>
            <w:vMerge w:val="continue"/>
            <w:vAlign w:val="center"/>
          </w:tcPr>
          <w:p w14:paraId="19687D93">
            <w:pPr>
              <w:pStyle w:val="57"/>
              <w:spacing w:before="36" w:after="36"/>
              <w:rPr>
                <w:color w:val="000000"/>
                <w:szCs w:val="21"/>
              </w:rPr>
            </w:pPr>
          </w:p>
        </w:tc>
        <w:tc>
          <w:tcPr>
            <w:tcW w:w="773" w:type="pct"/>
            <w:vAlign w:val="center"/>
          </w:tcPr>
          <w:p w14:paraId="58A61E2F">
            <w:pPr>
              <w:pStyle w:val="57"/>
              <w:spacing w:before="36" w:after="36"/>
              <w:rPr>
                <w:color w:val="000000"/>
                <w:szCs w:val="21"/>
                <w:highlight w:val="green"/>
              </w:rPr>
            </w:pPr>
            <w:r>
              <w:rPr>
                <w:color w:val="000000"/>
                <w:szCs w:val="21"/>
              </w:rPr>
              <w:t>指标2.2 发表学术论文</w:t>
            </w:r>
          </w:p>
        </w:tc>
        <w:tc>
          <w:tcPr>
            <w:tcW w:w="515" w:type="pct"/>
            <w:vAlign w:val="center"/>
          </w:tcPr>
          <w:p w14:paraId="77E0CA3C">
            <w:pPr>
              <w:pStyle w:val="57"/>
              <w:spacing w:before="36" w:after="36"/>
              <w:rPr>
                <w:color w:val="000000"/>
                <w:szCs w:val="21"/>
              </w:rPr>
            </w:pPr>
            <w:r>
              <w:rPr>
                <w:rFonts w:hint="eastAsia"/>
                <w:color w:val="000000"/>
                <w:szCs w:val="21"/>
              </w:rPr>
              <w:t>0</w:t>
            </w:r>
          </w:p>
        </w:tc>
        <w:tc>
          <w:tcPr>
            <w:tcW w:w="465" w:type="pct"/>
            <w:vAlign w:val="center"/>
          </w:tcPr>
          <w:p w14:paraId="05BB65D9">
            <w:pPr>
              <w:pStyle w:val="57"/>
              <w:spacing w:before="36" w:after="36"/>
              <w:rPr>
                <w:color w:val="000000"/>
                <w:szCs w:val="21"/>
              </w:rPr>
            </w:pPr>
            <w:r>
              <w:rPr>
                <w:color w:val="000000"/>
                <w:szCs w:val="21"/>
              </w:rPr>
              <w:t>1篇</w:t>
            </w:r>
          </w:p>
        </w:tc>
        <w:tc>
          <w:tcPr>
            <w:tcW w:w="721" w:type="pct"/>
            <w:vAlign w:val="center"/>
          </w:tcPr>
          <w:p w14:paraId="013EE7AA">
            <w:pPr>
              <w:pStyle w:val="57"/>
              <w:spacing w:before="36" w:after="36"/>
              <w:rPr>
                <w:color w:val="000000"/>
                <w:szCs w:val="21"/>
              </w:rPr>
            </w:pPr>
            <w:r>
              <w:rPr>
                <w:color w:val="000000"/>
                <w:szCs w:val="21"/>
              </w:rPr>
              <w:t>2篇</w:t>
            </w:r>
          </w:p>
        </w:tc>
        <w:tc>
          <w:tcPr>
            <w:tcW w:w="810" w:type="pct"/>
            <w:vAlign w:val="center"/>
          </w:tcPr>
          <w:p w14:paraId="654A1037">
            <w:pPr>
              <w:pStyle w:val="57"/>
              <w:spacing w:before="36" w:after="36"/>
              <w:rPr>
                <w:color w:val="000000"/>
                <w:szCs w:val="21"/>
              </w:rPr>
            </w:pPr>
            <w:r>
              <w:rPr>
                <w:color w:val="000000"/>
                <w:szCs w:val="21"/>
              </w:rPr>
              <w:t>录用证明或检索证明</w:t>
            </w:r>
          </w:p>
        </w:tc>
      </w:tr>
      <w:tr w14:paraId="1A8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2" w:hRule="atLeast"/>
          <w:jc w:val="center"/>
        </w:trPr>
        <w:tc>
          <w:tcPr>
            <w:tcW w:w="338" w:type="pct"/>
            <w:vMerge w:val="continue"/>
            <w:vAlign w:val="center"/>
          </w:tcPr>
          <w:p w14:paraId="3A3BA926">
            <w:pPr>
              <w:pStyle w:val="57"/>
              <w:spacing w:before="36" w:after="36"/>
            </w:pPr>
          </w:p>
        </w:tc>
        <w:tc>
          <w:tcPr>
            <w:tcW w:w="167" w:type="pct"/>
            <w:vMerge w:val="continue"/>
          </w:tcPr>
          <w:p w14:paraId="1DD4DB4B">
            <w:pPr>
              <w:pStyle w:val="57"/>
              <w:spacing w:before="36" w:after="36"/>
            </w:pPr>
          </w:p>
        </w:tc>
        <w:tc>
          <w:tcPr>
            <w:tcW w:w="224" w:type="pct"/>
            <w:vMerge w:val="continue"/>
            <w:vAlign w:val="center"/>
          </w:tcPr>
          <w:p w14:paraId="09ED807A">
            <w:pPr>
              <w:pStyle w:val="57"/>
              <w:spacing w:before="36" w:after="36"/>
            </w:pPr>
          </w:p>
        </w:tc>
        <w:tc>
          <w:tcPr>
            <w:tcW w:w="573" w:type="pct"/>
            <w:vMerge w:val="continue"/>
            <w:vAlign w:val="center"/>
          </w:tcPr>
          <w:p w14:paraId="77666C95">
            <w:pPr>
              <w:pStyle w:val="57"/>
              <w:spacing w:before="36" w:after="36"/>
              <w:rPr>
                <w:color w:val="000000"/>
                <w:szCs w:val="21"/>
              </w:rPr>
            </w:pPr>
          </w:p>
        </w:tc>
        <w:tc>
          <w:tcPr>
            <w:tcW w:w="414" w:type="pct"/>
            <w:vMerge w:val="continue"/>
            <w:vAlign w:val="center"/>
          </w:tcPr>
          <w:p w14:paraId="2F608D09">
            <w:pPr>
              <w:pStyle w:val="57"/>
              <w:spacing w:before="36" w:after="36"/>
              <w:rPr>
                <w:color w:val="000000"/>
                <w:szCs w:val="21"/>
              </w:rPr>
            </w:pPr>
          </w:p>
        </w:tc>
        <w:tc>
          <w:tcPr>
            <w:tcW w:w="773" w:type="pct"/>
            <w:vAlign w:val="center"/>
          </w:tcPr>
          <w:p w14:paraId="260F6451">
            <w:pPr>
              <w:pStyle w:val="57"/>
              <w:spacing w:before="36" w:after="36"/>
              <w:rPr>
                <w:color w:val="000000"/>
                <w:szCs w:val="21"/>
              </w:rPr>
            </w:pPr>
            <w:r>
              <w:rPr>
                <w:color w:val="000000"/>
                <w:szCs w:val="21"/>
              </w:rPr>
              <w:t xml:space="preserve">指标2.3 </w:t>
            </w:r>
            <w:r>
              <w:rPr>
                <w:rFonts w:hint="eastAsia"/>
                <w:color w:val="000000"/>
                <w:szCs w:val="21"/>
              </w:rPr>
              <w:t>发明专利</w:t>
            </w:r>
          </w:p>
        </w:tc>
        <w:tc>
          <w:tcPr>
            <w:tcW w:w="515" w:type="pct"/>
            <w:vAlign w:val="center"/>
          </w:tcPr>
          <w:p w14:paraId="37884D4B">
            <w:pPr>
              <w:pStyle w:val="57"/>
              <w:spacing w:before="36" w:after="36"/>
              <w:rPr>
                <w:color w:val="000000"/>
                <w:szCs w:val="21"/>
              </w:rPr>
            </w:pPr>
            <w:r>
              <w:rPr>
                <w:rFonts w:hint="eastAsia"/>
                <w:color w:val="000000"/>
                <w:szCs w:val="21"/>
              </w:rPr>
              <w:t>0</w:t>
            </w:r>
          </w:p>
        </w:tc>
        <w:tc>
          <w:tcPr>
            <w:tcW w:w="465" w:type="pct"/>
            <w:vAlign w:val="center"/>
          </w:tcPr>
          <w:p w14:paraId="030A163C">
            <w:pPr>
              <w:pStyle w:val="57"/>
              <w:spacing w:before="36" w:after="36"/>
              <w:rPr>
                <w:color w:val="000000"/>
                <w:szCs w:val="21"/>
              </w:rPr>
            </w:pPr>
            <w:r>
              <w:rPr>
                <w:color w:val="000000"/>
                <w:szCs w:val="21"/>
              </w:rPr>
              <w:t>1件</w:t>
            </w:r>
          </w:p>
        </w:tc>
        <w:tc>
          <w:tcPr>
            <w:tcW w:w="721" w:type="pct"/>
            <w:vAlign w:val="center"/>
          </w:tcPr>
          <w:p w14:paraId="3503A30F">
            <w:pPr>
              <w:pStyle w:val="57"/>
              <w:spacing w:before="36" w:after="36"/>
              <w:rPr>
                <w:color w:val="000000"/>
                <w:szCs w:val="21"/>
              </w:rPr>
            </w:pPr>
            <w:r>
              <w:rPr>
                <w:color w:val="000000"/>
                <w:szCs w:val="21"/>
              </w:rPr>
              <w:t>2件</w:t>
            </w:r>
          </w:p>
        </w:tc>
        <w:tc>
          <w:tcPr>
            <w:tcW w:w="810" w:type="pct"/>
            <w:vAlign w:val="center"/>
          </w:tcPr>
          <w:p w14:paraId="6793572F">
            <w:pPr>
              <w:pStyle w:val="57"/>
              <w:spacing w:before="36" w:after="36"/>
              <w:rPr>
                <w:color w:val="000000"/>
                <w:szCs w:val="21"/>
              </w:rPr>
            </w:pPr>
            <w:r>
              <w:rPr>
                <w:rFonts w:hint="eastAsia"/>
                <w:color w:val="000000"/>
                <w:szCs w:val="21"/>
              </w:rPr>
              <w:t>受理通知</w:t>
            </w:r>
          </w:p>
        </w:tc>
      </w:tr>
      <w:tr w14:paraId="3590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68BBBF36">
            <w:pPr>
              <w:pStyle w:val="57"/>
              <w:spacing w:before="36" w:after="36"/>
            </w:pPr>
          </w:p>
        </w:tc>
        <w:tc>
          <w:tcPr>
            <w:tcW w:w="167" w:type="pct"/>
            <w:vMerge w:val="continue"/>
          </w:tcPr>
          <w:p w14:paraId="05A36C23">
            <w:pPr>
              <w:pStyle w:val="57"/>
              <w:spacing w:before="36" w:after="36"/>
            </w:pPr>
          </w:p>
        </w:tc>
        <w:tc>
          <w:tcPr>
            <w:tcW w:w="224" w:type="pct"/>
            <w:vMerge w:val="restart"/>
            <w:vAlign w:val="center"/>
          </w:tcPr>
          <w:p w14:paraId="6978354E">
            <w:pPr>
              <w:pStyle w:val="57"/>
              <w:spacing w:before="36" w:after="36"/>
            </w:pPr>
            <w:r>
              <w:t>3</w:t>
            </w:r>
          </w:p>
        </w:tc>
        <w:tc>
          <w:tcPr>
            <w:tcW w:w="573" w:type="pct"/>
            <w:vMerge w:val="restart"/>
            <w:vAlign w:val="center"/>
          </w:tcPr>
          <w:p w14:paraId="43A1F330">
            <w:pPr>
              <w:pStyle w:val="57"/>
              <w:spacing w:before="36" w:after="36"/>
              <w:rPr>
                <w:color w:val="000000"/>
                <w:szCs w:val="21"/>
              </w:rPr>
            </w:pPr>
            <w:r>
              <w:rPr>
                <w:color w:val="000000"/>
                <w:szCs w:val="21"/>
              </w:rPr>
              <w:t>CO₂/H₂</w:t>
            </w:r>
            <w:r>
              <w:rPr>
                <w:rFonts w:hint="eastAsia"/>
                <w:color w:val="000000"/>
                <w:szCs w:val="21"/>
              </w:rPr>
              <w:t>储用</w:t>
            </w:r>
            <w:r>
              <w:rPr>
                <w:color w:val="000000"/>
                <w:szCs w:val="21"/>
              </w:rPr>
              <w:t>自适应调控技术</w:t>
            </w:r>
          </w:p>
        </w:tc>
        <w:tc>
          <w:tcPr>
            <w:tcW w:w="414" w:type="pct"/>
            <w:vMerge w:val="restart"/>
            <w:vAlign w:val="center"/>
          </w:tcPr>
          <w:p w14:paraId="36FB49F6">
            <w:pPr>
              <w:pStyle w:val="57"/>
              <w:spacing w:before="36" w:after="36"/>
              <w:rPr>
                <w:color w:val="000000"/>
                <w:szCs w:val="21"/>
              </w:rPr>
            </w:pPr>
            <w:r>
              <w:rPr>
                <w:color w:val="000000"/>
                <w:szCs w:val="21"/>
              </w:rPr>
              <w:t>新</w:t>
            </w:r>
            <w:r>
              <w:rPr>
                <w:rFonts w:hint="eastAsia"/>
                <w:color w:val="000000"/>
                <w:szCs w:val="21"/>
              </w:rPr>
              <w:t>方法</w:t>
            </w:r>
            <w:r>
              <w:rPr>
                <w:color w:val="000000"/>
                <w:szCs w:val="21"/>
              </w:rPr>
              <w:t>、论文、发明专利</w:t>
            </w:r>
          </w:p>
        </w:tc>
        <w:tc>
          <w:tcPr>
            <w:tcW w:w="773" w:type="pct"/>
            <w:vAlign w:val="center"/>
          </w:tcPr>
          <w:p w14:paraId="61512DD1">
            <w:pPr>
              <w:pStyle w:val="57"/>
              <w:spacing w:before="36" w:after="36"/>
              <w:rPr>
                <w:color w:val="000000"/>
                <w:szCs w:val="21"/>
              </w:rPr>
            </w:pPr>
            <w:r>
              <w:rPr>
                <w:color w:val="000000"/>
                <w:szCs w:val="21"/>
              </w:rPr>
              <w:t xml:space="preserve">指标3.1 </w:t>
            </w:r>
            <w:r>
              <w:rPr>
                <w:rFonts w:hint="eastAsia"/>
                <w:color w:val="000000"/>
                <w:szCs w:val="21"/>
              </w:rPr>
              <w:t>状态自适应调控模型</w:t>
            </w:r>
          </w:p>
        </w:tc>
        <w:tc>
          <w:tcPr>
            <w:tcW w:w="515" w:type="pct"/>
            <w:vAlign w:val="center"/>
          </w:tcPr>
          <w:p w14:paraId="0257A7C3">
            <w:pPr>
              <w:pStyle w:val="57"/>
              <w:spacing w:before="36" w:after="36"/>
              <w:rPr>
                <w:color w:val="000000"/>
                <w:szCs w:val="21"/>
              </w:rPr>
            </w:pPr>
          </w:p>
        </w:tc>
        <w:tc>
          <w:tcPr>
            <w:tcW w:w="465" w:type="pct"/>
            <w:vAlign w:val="center"/>
          </w:tcPr>
          <w:p w14:paraId="77CB887A">
            <w:pPr>
              <w:pStyle w:val="57"/>
              <w:spacing w:before="36" w:after="36"/>
              <w:rPr>
                <w:color w:val="000000"/>
                <w:szCs w:val="21"/>
              </w:rPr>
            </w:pPr>
            <w:r>
              <w:rPr>
                <w:rFonts w:hint="eastAsia"/>
                <w:color w:val="000000"/>
                <w:szCs w:val="21"/>
              </w:rPr>
              <w:t>完成调控方案设计与实现</w:t>
            </w:r>
          </w:p>
        </w:tc>
        <w:tc>
          <w:tcPr>
            <w:tcW w:w="721" w:type="pct"/>
            <w:vAlign w:val="center"/>
          </w:tcPr>
          <w:p w14:paraId="563FA9B5">
            <w:pPr>
              <w:pStyle w:val="57"/>
              <w:spacing w:before="36" w:after="36"/>
              <w:rPr>
                <w:color w:val="000000"/>
                <w:szCs w:val="21"/>
              </w:rPr>
            </w:pPr>
            <w:r>
              <w:rPr>
                <w:rFonts w:hint="eastAsia"/>
                <w:color w:val="000000"/>
                <w:szCs w:val="21"/>
              </w:rPr>
              <w:t>构建1套</w:t>
            </w:r>
            <w:r>
              <w:rPr>
                <w:color w:val="000000"/>
                <w:szCs w:val="21"/>
              </w:rPr>
              <w:t>CO₂/H₂</w:t>
            </w:r>
            <w:r>
              <w:rPr>
                <w:rFonts w:hint="eastAsia"/>
                <w:color w:val="000000"/>
                <w:szCs w:val="21"/>
              </w:rPr>
              <w:t>储用</w:t>
            </w:r>
            <w:r>
              <w:rPr>
                <w:color w:val="000000"/>
                <w:szCs w:val="21"/>
              </w:rPr>
              <w:t>自适应调控技术</w:t>
            </w:r>
            <w:r>
              <w:rPr>
                <w:rFonts w:hint="eastAsia"/>
                <w:color w:val="000000"/>
                <w:szCs w:val="21"/>
              </w:rPr>
              <w:t>，风险调控成功率</w:t>
            </w:r>
            <w:r>
              <w:rPr>
                <w:rFonts w:hint="eastAsia" w:ascii="宋体" w:hAnsi="宋体"/>
                <w:color w:val="000000"/>
                <w:szCs w:val="21"/>
              </w:rPr>
              <w:t xml:space="preserve">≥ </w:t>
            </w:r>
            <w:r>
              <w:rPr>
                <w:rFonts w:hint="eastAsia"/>
                <w:color w:val="000000"/>
                <w:szCs w:val="21"/>
              </w:rPr>
              <w:t>8</w:t>
            </w:r>
            <w:r>
              <w:rPr>
                <w:color w:val="000000"/>
                <w:szCs w:val="21"/>
              </w:rPr>
              <w:t>0%</w:t>
            </w:r>
          </w:p>
        </w:tc>
        <w:tc>
          <w:tcPr>
            <w:tcW w:w="810" w:type="pct"/>
            <w:vAlign w:val="center"/>
          </w:tcPr>
          <w:p w14:paraId="635E5932">
            <w:pPr>
              <w:pStyle w:val="57"/>
              <w:spacing w:before="36" w:after="36"/>
              <w:rPr>
                <w:color w:val="000000"/>
                <w:szCs w:val="21"/>
              </w:rPr>
            </w:pPr>
            <w:r>
              <w:rPr>
                <w:color w:val="000000"/>
                <w:szCs w:val="21"/>
              </w:rPr>
              <w:t>第三方测试报告</w:t>
            </w:r>
          </w:p>
        </w:tc>
      </w:tr>
      <w:tr w14:paraId="2AD6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 w:hRule="atLeast"/>
          <w:jc w:val="center"/>
        </w:trPr>
        <w:tc>
          <w:tcPr>
            <w:tcW w:w="338" w:type="pct"/>
            <w:vMerge w:val="continue"/>
            <w:vAlign w:val="center"/>
          </w:tcPr>
          <w:p w14:paraId="0E5D4218">
            <w:pPr>
              <w:pStyle w:val="57"/>
              <w:spacing w:before="36" w:after="36"/>
            </w:pPr>
          </w:p>
        </w:tc>
        <w:tc>
          <w:tcPr>
            <w:tcW w:w="167" w:type="pct"/>
            <w:vMerge w:val="continue"/>
          </w:tcPr>
          <w:p w14:paraId="2ABD45F9">
            <w:pPr>
              <w:pStyle w:val="57"/>
              <w:spacing w:before="36" w:after="36"/>
            </w:pPr>
          </w:p>
        </w:tc>
        <w:tc>
          <w:tcPr>
            <w:tcW w:w="224" w:type="pct"/>
            <w:vMerge w:val="continue"/>
            <w:vAlign w:val="center"/>
          </w:tcPr>
          <w:p w14:paraId="3A321E39">
            <w:pPr>
              <w:pStyle w:val="57"/>
              <w:spacing w:before="36" w:after="36"/>
            </w:pPr>
          </w:p>
        </w:tc>
        <w:tc>
          <w:tcPr>
            <w:tcW w:w="573" w:type="pct"/>
            <w:vMerge w:val="continue"/>
            <w:vAlign w:val="center"/>
          </w:tcPr>
          <w:p w14:paraId="2FBE5676">
            <w:pPr>
              <w:pStyle w:val="57"/>
              <w:spacing w:before="36" w:after="36"/>
              <w:rPr>
                <w:color w:val="000000"/>
                <w:szCs w:val="21"/>
              </w:rPr>
            </w:pPr>
          </w:p>
        </w:tc>
        <w:tc>
          <w:tcPr>
            <w:tcW w:w="414" w:type="pct"/>
            <w:vMerge w:val="continue"/>
            <w:vAlign w:val="center"/>
          </w:tcPr>
          <w:p w14:paraId="3407B9F8">
            <w:pPr>
              <w:pStyle w:val="57"/>
              <w:spacing w:before="36" w:after="36"/>
              <w:rPr>
                <w:color w:val="000000"/>
                <w:szCs w:val="21"/>
              </w:rPr>
            </w:pPr>
          </w:p>
        </w:tc>
        <w:tc>
          <w:tcPr>
            <w:tcW w:w="773" w:type="pct"/>
            <w:vAlign w:val="center"/>
          </w:tcPr>
          <w:p w14:paraId="2776356A">
            <w:pPr>
              <w:pStyle w:val="57"/>
              <w:spacing w:before="36" w:after="36"/>
              <w:rPr>
                <w:color w:val="000000"/>
                <w:szCs w:val="21"/>
              </w:rPr>
            </w:pPr>
            <w:r>
              <w:rPr>
                <w:color w:val="000000"/>
                <w:szCs w:val="21"/>
              </w:rPr>
              <w:t>指标3.3 发表学术论文</w:t>
            </w:r>
          </w:p>
        </w:tc>
        <w:tc>
          <w:tcPr>
            <w:tcW w:w="515" w:type="pct"/>
            <w:vAlign w:val="center"/>
          </w:tcPr>
          <w:p w14:paraId="7CEBE092">
            <w:pPr>
              <w:pStyle w:val="57"/>
              <w:spacing w:before="36" w:after="36"/>
              <w:rPr>
                <w:color w:val="000000"/>
                <w:szCs w:val="21"/>
              </w:rPr>
            </w:pPr>
            <w:r>
              <w:rPr>
                <w:rFonts w:hint="eastAsia"/>
                <w:color w:val="000000"/>
                <w:szCs w:val="21"/>
              </w:rPr>
              <w:t>0</w:t>
            </w:r>
          </w:p>
        </w:tc>
        <w:tc>
          <w:tcPr>
            <w:tcW w:w="465" w:type="pct"/>
            <w:vAlign w:val="center"/>
          </w:tcPr>
          <w:p w14:paraId="001342AB">
            <w:pPr>
              <w:pStyle w:val="57"/>
              <w:spacing w:before="36" w:after="36"/>
              <w:rPr>
                <w:color w:val="000000"/>
                <w:szCs w:val="21"/>
              </w:rPr>
            </w:pPr>
            <w:r>
              <w:rPr>
                <w:color w:val="000000"/>
                <w:szCs w:val="21"/>
              </w:rPr>
              <w:t>1篇</w:t>
            </w:r>
          </w:p>
        </w:tc>
        <w:tc>
          <w:tcPr>
            <w:tcW w:w="721" w:type="pct"/>
            <w:vAlign w:val="center"/>
          </w:tcPr>
          <w:p w14:paraId="7DF156E2">
            <w:pPr>
              <w:pStyle w:val="57"/>
              <w:spacing w:before="36" w:after="36"/>
              <w:rPr>
                <w:color w:val="000000"/>
                <w:szCs w:val="21"/>
              </w:rPr>
            </w:pPr>
            <w:r>
              <w:rPr>
                <w:color w:val="000000"/>
                <w:szCs w:val="21"/>
              </w:rPr>
              <w:t>2篇</w:t>
            </w:r>
          </w:p>
        </w:tc>
        <w:tc>
          <w:tcPr>
            <w:tcW w:w="810" w:type="pct"/>
            <w:vAlign w:val="center"/>
          </w:tcPr>
          <w:p w14:paraId="2E9F2838">
            <w:pPr>
              <w:pStyle w:val="57"/>
              <w:spacing w:before="36" w:after="36"/>
              <w:rPr>
                <w:color w:val="000000"/>
                <w:szCs w:val="21"/>
              </w:rPr>
            </w:pPr>
            <w:r>
              <w:rPr>
                <w:color w:val="000000"/>
                <w:szCs w:val="21"/>
              </w:rPr>
              <w:t>录用通知或检索证明</w:t>
            </w:r>
          </w:p>
        </w:tc>
      </w:tr>
      <w:tr w14:paraId="37B9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8" w:hRule="atLeast"/>
          <w:jc w:val="center"/>
        </w:trPr>
        <w:tc>
          <w:tcPr>
            <w:tcW w:w="338" w:type="pct"/>
            <w:vMerge w:val="continue"/>
            <w:vAlign w:val="center"/>
          </w:tcPr>
          <w:p w14:paraId="0CA608F0">
            <w:pPr>
              <w:pStyle w:val="57"/>
              <w:spacing w:before="36" w:after="36"/>
            </w:pPr>
          </w:p>
        </w:tc>
        <w:tc>
          <w:tcPr>
            <w:tcW w:w="167" w:type="pct"/>
            <w:vMerge w:val="continue"/>
          </w:tcPr>
          <w:p w14:paraId="58B1A53F">
            <w:pPr>
              <w:pStyle w:val="57"/>
              <w:spacing w:before="36" w:after="36"/>
            </w:pPr>
          </w:p>
        </w:tc>
        <w:tc>
          <w:tcPr>
            <w:tcW w:w="224" w:type="pct"/>
            <w:vMerge w:val="continue"/>
            <w:vAlign w:val="center"/>
          </w:tcPr>
          <w:p w14:paraId="321D355C">
            <w:pPr>
              <w:pStyle w:val="57"/>
              <w:spacing w:before="36" w:after="36"/>
            </w:pPr>
          </w:p>
        </w:tc>
        <w:tc>
          <w:tcPr>
            <w:tcW w:w="573" w:type="pct"/>
            <w:vMerge w:val="continue"/>
            <w:vAlign w:val="center"/>
          </w:tcPr>
          <w:p w14:paraId="2594CB3D">
            <w:pPr>
              <w:pStyle w:val="57"/>
              <w:spacing w:before="36" w:after="36"/>
              <w:rPr>
                <w:color w:val="000000"/>
                <w:szCs w:val="21"/>
              </w:rPr>
            </w:pPr>
          </w:p>
        </w:tc>
        <w:tc>
          <w:tcPr>
            <w:tcW w:w="414" w:type="pct"/>
            <w:vMerge w:val="continue"/>
            <w:vAlign w:val="center"/>
          </w:tcPr>
          <w:p w14:paraId="58459B35">
            <w:pPr>
              <w:pStyle w:val="57"/>
              <w:spacing w:before="36" w:after="36"/>
              <w:rPr>
                <w:color w:val="000000"/>
                <w:szCs w:val="21"/>
              </w:rPr>
            </w:pPr>
          </w:p>
        </w:tc>
        <w:tc>
          <w:tcPr>
            <w:tcW w:w="773" w:type="pct"/>
            <w:vAlign w:val="center"/>
          </w:tcPr>
          <w:p w14:paraId="01601500">
            <w:pPr>
              <w:pStyle w:val="57"/>
              <w:spacing w:before="36" w:after="36"/>
              <w:rPr>
                <w:color w:val="000000"/>
                <w:szCs w:val="21"/>
              </w:rPr>
            </w:pPr>
            <w:r>
              <w:rPr>
                <w:color w:val="000000"/>
                <w:szCs w:val="21"/>
              </w:rPr>
              <w:t>指标3.4 申请发明专利</w:t>
            </w:r>
          </w:p>
        </w:tc>
        <w:tc>
          <w:tcPr>
            <w:tcW w:w="515" w:type="pct"/>
            <w:vAlign w:val="center"/>
          </w:tcPr>
          <w:p w14:paraId="5E12652F">
            <w:pPr>
              <w:pStyle w:val="57"/>
              <w:spacing w:before="36" w:after="36"/>
              <w:rPr>
                <w:color w:val="000000"/>
                <w:szCs w:val="21"/>
              </w:rPr>
            </w:pPr>
            <w:r>
              <w:rPr>
                <w:rFonts w:hint="eastAsia"/>
                <w:color w:val="000000"/>
                <w:szCs w:val="21"/>
              </w:rPr>
              <w:t>0</w:t>
            </w:r>
          </w:p>
        </w:tc>
        <w:tc>
          <w:tcPr>
            <w:tcW w:w="465" w:type="pct"/>
            <w:vAlign w:val="center"/>
          </w:tcPr>
          <w:p w14:paraId="02C0A128">
            <w:pPr>
              <w:pStyle w:val="57"/>
              <w:spacing w:before="36" w:after="36"/>
              <w:rPr>
                <w:color w:val="000000"/>
                <w:szCs w:val="21"/>
              </w:rPr>
            </w:pPr>
            <w:r>
              <w:rPr>
                <w:color w:val="000000"/>
                <w:szCs w:val="21"/>
              </w:rPr>
              <w:t>1件</w:t>
            </w:r>
          </w:p>
        </w:tc>
        <w:tc>
          <w:tcPr>
            <w:tcW w:w="721" w:type="pct"/>
            <w:vAlign w:val="center"/>
          </w:tcPr>
          <w:p w14:paraId="32F33BBF">
            <w:pPr>
              <w:pStyle w:val="57"/>
              <w:spacing w:before="36" w:after="36"/>
              <w:rPr>
                <w:color w:val="000000"/>
                <w:szCs w:val="21"/>
              </w:rPr>
            </w:pPr>
            <w:r>
              <w:rPr>
                <w:color w:val="000000"/>
                <w:szCs w:val="21"/>
              </w:rPr>
              <w:t>3件</w:t>
            </w:r>
          </w:p>
        </w:tc>
        <w:tc>
          <w:tcPr>
            <w:tcW w:w="810" w:type="pct"/>
            <w:vAlign w:val="center"/>
          </w:tcPr>
          <w:p w14:paraId="3847DB6B">
            <w:pPr>
              <w:pStyle w:val="57"/>
              <w:spacing w:before="36" w:after="36"/>
              <w:rPr>
                <w:color w:val="000000"/>
                <w:szCs w:val="21"/>
              </w:rPr>
            </w:pPr>
            <w:r>
              <w:rPr>
                <w:color w:val="000000"/>
                <w:szCs w:val="21"/>
              </w:rPr>
              <w:t>受理通知</w:t>
            </w:r>
          </w:p>
        </w:tc>
      </w:tr>
      <w:tr w14:paraId="6E0D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 w:hRule="atLeast"/>
          <w:jc w:val="center"/>
        </w:trPr>
        <w:tc>
          <w:tcPr>
            <w:tcW w:w="338" w:type="pct"/>
            <w:vMerge w:val="continue"/>
            <w:vAlign w:val="center"/>
          </w:tcPr>
          <w:p w14:paraId="5C6C7168">
            <w:pPr>
              <w:pStyle w:val="57"/>
              <w:spacing w:before="36" w:after="36"/>
            </w:pPr>
          </w:p>
        </w:tc>
        <w:tc>
          <w:tcPr>
            <w:tcW w:w="167" w:type="pct"/>
            <w:vMerge w:val="continue"/>
          </w:tcPr>
          <w:p w14:paraId="47477E7E">
            <w:pPr>
              <w:pStyle w:val="57"/>
              <w:spacing w:before="36" w:after="36"/>
            </w:pPr>
          </w:p>
        </w:tc>
        <w:tc>
          <w:tcPr>
            <w:tcW w:w="224" w:type="pct"/>
            <w:vMerge w:val="restart"/>
            <w:vAlign w:val="center"/>
          </w:tcPr>
          <w:p w14:paraId="1CCC8E34">
            <w:pPr>
              <w:pStyle w:val="57"/>
              <w:spacing w:before="36" w:after="36"/>
            </w:pPr>
            <w:r>
              <w:t>4</w:t>
            </w:r>
          </w:p>
        </w:tc>
        <w:tc>
          <w:tcPr>
            <w:tcW w:w="573" w:type="pct"/>
            <w:vMerge w:val="restart"/>
            <w:vAlign w:val="center"/>
          </w:tcPr>
          <w:p w14:paraId="6E781FFA">
            <w:pPr>
              <w:pStyle w:val="57"/>
              <w:spacing w:before="36" w:after="36"/>
              <w:rPr>
                <w:color w:val="000000"/>
                <w:szCs w:val="21"/>
                <w:highlight w:val="green"/>
              </w:rPr>
            </w:pPr>
            <w:r>
              <w:rPr>
                <w:rFonts w:hint="eastAsia"/>
                <w:color w:val="000000"/>
                <w:szCs w:val="21"/>
              </w:rPr>
              <w:t>CO</w:t>
            </w:r>
            <w:r>
              <w:rPr>
                <w:rFonts w:cs="Cambria Math"/>
                <w:color w:val="000000"/>
                <w:szCs w:val="21"/>
              </w:rPr>
              <w:t>₂</w:t>
            </w:r>
            <w:r>
              <w:rPr>
                <w:rFonts w:hint="eastAsia" w:ascii="宋体" w:hAnsi="宋体"/>
                <w:color w:val="000000"/>
                <w:szCs w:val="21"/>
              </w:rPr>
              <w:t>/</w:t>
            </w:r>
            <w:r>
              <w:rPr>
                <w:rFonts w:hint="eastAsia"/>
                <w:color w:val="000000"/>
                <w:szCs w:val="21"/>
              </w:rPr>
              <w:t>H</w:t>
            </w:r>
            <w:r>
              <w:rPr>
                <w:rFonts w:cs="Cambria Math"/>
                <w:color w:val="000000"/>
                <w:szCs w:val="21"/>
              </w:rPr>
              <w:t>₂</w:t>
            </w:r>
            <w:r>
              <w:rPr>
                <w:rFonts w:hint="eastAsia" w:ascii="宋体" w:hAnsi="宋体"/>
                <w:color w:val="000000"/>
                <w:szCs w:val="21"/>
              </w:rPr>
              <w:t>安全储用云边端协同AI平台</w:t>
            </w:r>
          </w:p>
        </w:tc>
        <w:tc>
          <w:tcPr>
            <w:tcW w:w="414" w:type="pct"/>
            <w:vMerge w:val="restart"/>
            <w:vAlign w:val="center"/>
          </w:tcPr>
          <w:p w14:paraId="116FB7C7">
            <w:pPr>
              <w:pStyle w:val="57"/>
              <w:spacing w:before="36" w:after="36"/>
            </w:pPr>
            <w:r>
              <w:rPr>
                <w:rFonts w:hint="eastAsia" w:ascii="宋体" w:hAnsi="宋体"/>
                <w:color w:val="000000"/>
                <w:szCs w:val="21"/>
              </w:rPr>
              <w:t>新技术、论文、发明专利</w:t>
            </w:r>
          </w:p>
          <w:p w14:paraId="05EA0DCF">
            <w:pPr>
              <w:pStyle w:val="57"/>
              <w:spacing w:before="36" w:after="36"/>
              <w:rPr>
                <w:color w:val="000000"/>
                <w:szCs w:val="21"/>
                <w:highlight w:val="green"/>
              </w:rPr>
            </w:pPr>
            <w:r>
              <w:rPr>
                <w:rFonts w:hint="eastAsia" w:ascii="宋体" w:hAnsi="宋体"/>
                <w:color w:val="000000"/>
                <w:szCs w:val="21"/>
              </w:rPr>
              <w:t> </w:t>
            </w:r>
          </w:p>
        </w:tc>
        <w:tc>
          <w:tcPr>
            <w:tcW w:w="773" w:type="pct"/>
            <w:vAlign w:val="center"/>
          </w:tcPr>
          <w:p w14:paraId="7F2080BB">
            <w:pPr>
              <w:pStyle w:val="57"/>
              <w:spacing w:before="36" w:after="36"/>
              <w:rPr>
                <w:rFonts w:cs="Times New Roman"/>
                <w:color w:val="000000"/>
                <w:szCs w:val="21"/>
                <w:highlight w:val="green"/>
              </w:rPr>
            </w:pPr>
            <w:r>
              <w:rPr>
                <w:rFonts w:cs="Times New Roman"/>
                <w:color w:val="000000"/>
                <w:szCs w:val="21"/>
              </w:rPr>
              <w:t>指标4.1数据-算法-模型全链路自动贯通</w:t>
            </w:r>
          </w:p>
        </w:tc>
        <w:tc>
          <w:tcPr>
            <w:tcW w:w="515" w:type="pct"/>
            <w:vAlign w:val="center"/>
          </w:tcPr>
          <w:p w14:paraId="1CF79187">
            <w:pPr>
              <w:pStyle w:val="57"/>
              <w:spacing w:before="36" w:after="36"/>
              <w:rPr>
                <w:color w:val="000000"/>
                <w:szCs w:val="21"/>
              </w:rPr>
            </w:pPr>
          </w:p>
        </w:tc>
        <w:tc>
          <w:tcPr>
            <w:tcW w:w="465" w:type="pct"/>
            <w:vAlign w:val="center"/>
          </w:tcPr>
          <w:p w14:paraId="6096AACD">
            <w:pPr>
              <w:pStyle w:val="57"/>
              <w:spacing w:before="36" w:after="36"/>
              <w:rPr>
                <w:rFonts w:cs="Times New Roman"/>
                <w:szCs w:val="21"/>
                <w:highlight w:val="green"/>
              </w:rPr>
            </w:pPr>
            <w:r>
              <w:rPr>
                <w:rFonts w:cs="Times New Roman"/>
                <w:szCs w:val="21"/>
              </w:rPr>
              <w:t>在 1 类典型场景下实现单链路自动贯通，贯通率 ≥ 80%</w:t>
            </w:r>
          </w:p>
        </w:tc>
        <w:tc>
          <w:tcPr>
            <w:tcW w:w="721" w:type="pct"/>
            <w:vAlign w:val="center"/>
          </w:tcPr>
          <w:p w14:paraId="0F23749C">
            <w:pPr>
              <w:pStyle w:val="57"/>
              <w:spacing w:before="36" w:after="36"/>
              <w:rPr>
                <w:rFonts w:cs="Times New Roman"/>
                <w:szCs w:val="21"/>
                <w:highlight w:val="green"/>
              </w:rPr>
            </w:pPr>
            <w:r>
              <w:rPr>
                <w:rFonts w:cs="Times New Roman"/>
                <w:szCs w:val="21"/>
              </w:rPr>
              <w:t>在多类场景下实现全链路自动贯通，贯通率 ≥ 90%，闭环响应时延 ≤ 10秒</w:t>
            </w:r>
          </w:p>
        </w:tc>
        <w:tc>
          <w:tcPr>
            <w:tcW w:w="810" w:type="pct"/>
            <w:vAlign w:val="center"/>
          </w:tcPr>
          <w:p w14:paraId="5E3D3AFE">
            <w:pPr>
              <w:pStyle w:val="57"/>
              <w:spacing w:before="36" w:after="36"/>
              <w:rPr>
                <w:color w:val="000000"/>
                <w:szCs w:val="21"/>
                <w:highlight w:val="green"/>
              </w:rPr>
            </w:pPr>
            <w:r>
              <w:rPr>
                <w:color w:val="000000"/>
                <w:szCs w:val="21"/>
              </w:rPr>
              <w:t>第三方测试报告</w:t>
            </w:r>
          </w:p>
        </w:tc>
      </w:tr>
      <w:tr w14:paraId="19DA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 w:hRule="atLeast"/>
          <w:jc w:val="center"/>
        </w:trPr>
        <w:tc>
          <w:tcPr>
            <w:tcW w:w="338" w:type="pct"/>
            <w:vMerge w:val="continue"/>
            <w:vAlign w:val="center"/>
          </w:tcPr>
          <w:p w14:paraId="0727688F">
            <w:pPr>
              <w:pStyle w:val="57"/>
              <w:spacing w:before="36" w:after="36"/>
            </w:pPr>
          </w:p>
        </w:tc>
        <w:tc>
          <w:tcPr>
            <w:tcW w:w="167" w:type="pct"/>
            <w:vMerge w:val="continue"/>
          </w:tcPr>
          <w:p w14:paraId="0DE2EC20">
            <w:pPr>
              <w:pStyle w:val="57"/>
              <w:spacing w:before="36" w:after="36"/>
            </w:pPr>
          </w:p>
        </w:tc>
        <w:tc>
          <w:tcPr>
            <w:tcW w:w="224" w:type="pct"/>
            <w:vMerge w:val="continue"/>
            <w:vAlign w:val="center"/>
          </w:tcPr>
          <w:p w14:paraId="5589479D">
            <w:pPr>
              <w:pStyle w:val="57"/>
              <w:spacing w:before="36" w:after="36"/>
            </w:pPr>
          </w:p>
        </w:tc>
        <w:tc>
          <w:tcPr>
            <w:tcW w:w="573" w:type="pct"/>
            <w:vMerge w:val="continue"/>
            <w:vAlign w:val="center"/>
          </w:tcPr>
          <w:p w14:paraId="0E8D3086">
            <w:pPr>
              <w:pStyle w:val="57"/>
              <w:spacing w:before="36" w:after="36"/>
              <w:rPr>
                <w:color w:val="000000"/>
                <w:szCs w:val="21"/>
                <w:highlight w:val="green"/>
              </w:rPr>
            </w:pPr>
          </w:p>
        </w:tc>
        <w:tc>
          <w:tcPr>
            <w:tcW w:w="414" w:type="pct"/>
            <w:vMerge w:val="continue"/>
            <w:vAlign w:val="center"/>
          </w:tcPr>
          <w:p w14:paraId="598B3A07">
            <w:pPr>
              <w:pStyle w:val="57"/>
              <w:spacing w:before="36" w:after="36"/>
              <w:rPr>
                <w:color w:val="000000"/>
                <w:szCs w:val="21"/>
                <w:highlight w:val="green"/>
              </w:rPr>
            </w:pPr>
          </w:p>
        </w:tc>
        <w:tc>
          <w:tcPr>
            <w:tcW w:w="773" w:type="pct"/>
            <w:vAlign w:val="center"/>
          </w:tcPr>
          <w:p w14:paraId="4D3E04F8">
            <w:pPr>
              <w:pStyle w:val="57"/>
              <w:spacing w:before="36" w:after="36"/>
              <w:rPr>
                <w:rFonts w:cs="Times New Roman"/>
                <w:color w:val="000000"/>
                <w:szCs w:val="21"/>
                <w:highlight w:val="green"/>
              </w:rPr>
            </w:pPr>
            <w:r>
              <w:rPr>
                <w:rFonts w:cs="Times New Roman"/>
                <w:color w:val="000000"/>
                <w:szCs w:val="21"/>
              </w:rPr>
              <w:t>指标4.2 计算机软件著作权</w:t>
            </w:r>
          </w:p>
        </w:tc>
        <w:tc>
          <w:tcPr>
            <w:tcW w:w="515" w:type="pct"/>
            <w:vAlign w:val="center"/>
          </w:tcPr>
          <w:p w14:paraId="5F51838C">
            <w:pPr>
              <w:pStyle w:val="57"/>
              <w:spacing w:before="36" w:after="36"/>
              <w:rPr>
                <w:color w:val="000000"/>
                <w:szCs w:val="21"/>
              </w:rPr>
            </w:pPr>
            <w:r>
              <w:rPr>
                <w:rFonts w:hint="eastAsia"/>
                <w:color w:val="000000"/>
                <w:szCs w:val="21"/>
              </w:rPr>
              <w:t>0</w:t>
            </w:r>
          </w:p>
        </w:tc>
        <w:tc>
          <w:tcPr>
            <w:tcW w:w="465" w:type="pct"/>
            <w:vAlign w:val="center"/>
          </w:tcPr>
          <w:p w14:paraId="55306973">
            <w:pPr>
              <w:pStyle w:val="57"/>
              <w:spacing w:before="36" w:after="36"/>
              <w:rPr>
                <w:rFonts w:cs="Times New Roman"/>
                <w:szCs w:val="21"/>
                <w:highlight w:val="green"/>
              </w:rPr>
            </w:pPr>
            <w:r>
              <w:rPr>
                <w:rFonts w:cs="Times New Roman"/>
                <w:szCs w:val="21"/>
              </w:rPr>
              <w:t>1件</w:t>
            </w:r>
          </w:p>
        </w:tc>
        <w:tc>
          <w:tcPr>
            <w:tcW w:w="721" w:type="pct"/>
            <w:vAlign w:val="center"/>
          </w:tcPr>
          <w:p w14:paraId="3D4A4794">
            <w:pPr>
              <w:pStyle w:val="57"/>
              <w:spacing w:before="36" w:after="36"/>
              <w:rPr>
                <w:rFonts w:cs="Times New Roman"/>
                <w:szCs w:val="21"/>
                <w:highlight w:val="green"/>
              </w:rPr>
            </w:pPr>
            <w:r>
              <w:rPr>
                <w:rFonts w:cs="Times New Roman"/>
                <w:szCs w:val="21"/>
              </w:rPr>
              <w:t>2件</w:t>
            </w:r>
          </w:p>
        </w:tc>
        <w:tc>
          <w:tcPr>
            <w:tcW w:w="810" w:type="pct"/>
            <w:vAlign w:val="center"/>
          </w:tcPr>
          <w:p w14:paraId="65A8DAB2">
            <w:pPr>
              <w:pStyle w:val="57"/>
              <w:spacing w:before="36" w:after="36"/>
              <w:rPr>
                <w:color w:val="000000"/>
                <w:szCs w:val="21"/>
                <w:highlight w:val="green"/>
              </w:rPr>
            </w:pPr>
            <w:r>
              <w:rPr>
                <w:bCs/>
                <w:sz w:val="20"/>
                <w:szCs w:val="20"/>
              </w:rPr>
              <w:t>计算机软件著作权登记证书</w:t>
            </w:r>
          </w:p>
        </w:tc>
      </w:tr>
      <w:tr w14:paraId="1309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 w:hRule="atLeast"/>
          <w:jc w:val="center"/>
        </w:trPr>
        <w:tc>
          <w:tcPr>
            <w:tcW w:w="338" w:type="pct"/>
            <w:vMerge w:val="continue"/>
            <w:vAlign w:val="center"/>
          </w:tcPr>
          <w:p w14:paraId="793803C3">
            <w:pPr>
              <w:pStyle w:val="57"/>
              <w:spacing w:before="36" w:after="36"/>
            </w:pPr>
          </w:p>
        </w:tc>
        <w:tc>
          <w:tcPr>
            <w:tcW w:w="167" w:type="pct"/>
            <w:vMerge w:val="continue"/>
          </w:tcPr>
          <w:p w14:paraId="74F54686">
            <w:pPr>
              <w:pStyle w:val="57"/>
              <w:spacing w:before="36" w:after="36"/>
            </w:pPr>
          </w:p>
        </w:tc>
        <w:tc>
          <w:tcPr>
            <w:tcW w:w="224" w:type="pct"/>
            <w:vMerge w:val="continue"/>
            <w:vAlign w:val="center"/>
          </w:tcPr>
          <w:p w14:paraId="009F7819">
            <w:pPr>
              <w:pStyle w:val="57"/>
              <w:spacing w:before="36" w:after="36"/>
            </w:pPr>
          </w:p>
        </w:tc>
        <w:tc>
          <w:tcPr>
            <w:tcW w:w="573" w:type="pct"/>
            <w:vMerge w:val="continue"/>
            <w:vAlign w:val="center"/>
          </w:tcPr>
          <w:p w14:paraId="00CEFC7A">
            <w:pPr>
              <w:pStyle w:val="57"/>
              <w:spacing w:before="36" w:after="36"/>
              <w:rPr>
                <w:color w:val="000000"/>
                <w:szCs w:val="21"/>
                <w:highlight w:val="green"/>
              </w:rPr>
            </w:pPr>
          </w:p>
        </w:tc>
        <w:tc>
          <w:tcPr>
            <w:tcW w:w="414" w:type="pct"/>
            <w:vMerge w:val="continue"/>
            <w:vAlign w:val="center"/>
          </w:tcPr>
          <w:p w14:paraId="1FB879F0">
            <w:pPr>
              <w:pStyle w:val="57"/>
              <w:spacing w:before="36" w:after="36"/>
              <w:rPr>
                <w:color w:val="000000"/>
                <w:szCs w:val="21"/>
                <w:highlight w:val="green"/>
              </w:rPr>
            </w:pPr>
          </w:p>
        </w:tc>
        <w:tc>
          <w:tcPr>
            <w:tcW w:w="773" w:type="pct"/>
            <w:vAlign w:val="center"/>
          </w:tcPr>
          <w:p w14:paraId="032AB236">
            <w:pPr>
              <w:pStyle w:val="57"/>
              <w:spacing w:before="36" w:after="36"/>
              <w:rPr>
                <w:rFonts w:cs="Times New Roman"/>
                <w:color w:val="000000"/>
                <w:szCs w:val="21"/>
              </w:rPr>
            </w:pPr>
            <w:r>
              <w:rPr>
                <w:rFonts w:cs="Times New Roman"/>
                <w:color w:val="000000"/>
                <w:szCs w:val="21"/>
              </w:rPr>
              <w:t>指标4.3 发表学术论文</w:t>
            </w:r>
          </w:p>
        </w:tc>
        <w:tc>
          <w:tcPr>
            <w:tcW w:w="515" w:type="pct"/>
            <w:vAlign w:val="center"/>
          </w:tcPr>
          <w:p w14:paraId="1803676C">
            <w:pPr>
              <w:pStyle w:val="57"/>
              <w:spacing w:before="36" w:after="36"/>
              <w:rPr>
                <w:color w:val="000000"/>
                <w:szCs w:val="21"/>
              </w:rPr>
            </w:pPr>
            <w:r>
              <w:rPr>
                <w:rFonts w:hint="eastAsia"/>
                <w:color w:val="000000"/>
                <w:szCs w:val="21"/>
              </w:rPr>
              <w:t>0</w:t>
            </w:r>
          </w:p>
        </w:tc>
        <w:tc>
          <w:tcPr>
            <w:tcW w:w="465" w:type="pct"/>
            <w:vAlign w:val="center"/>
          </w:tcPr>
          <w:p w14:paraId="55A352FE">
            <w:pPr>
              <w:pStyle w:val="57"/>
              <w:spacing w:before="36" w:after="36"/>
              <w:rPr>
                <w:rFonts w:cs="Times New Roman"/>
                <w:szCs w:val="21"/>
              </w:rPr>
            </w:pPr>
            <w:r>
              <w:rPr>
                <w:rFonts w:cs="Times New Roman"/>
                <w:szCs w:val="21"/>
              </w:rPr>
              <w:t>1篇</w:t>
            </w:r>
          </w:p>
        </w:tc>
        <w:tc>
          <w:tcPr>
            <w:tcW w:w="721" w:type="pct"/>
            <w:vAlign w:val="center"/>
          </w:tcPr>
          <w:p w14:paraId="75B3CEAC">
            <w:pPr>
              <w:pStyle w:val="57"/>
              <w:spacing w:before="36" w:after="36"/>
              <w:rPr>
                <w:rFonts w:cs="Times New Roman"/>
                <w:szCs w:val="21"/>
              </w:rPr>
            </w:pPr>
            <w:r>
              <w:rPr>
                <w:rFonts w:cs="Times New Roman"/>
                <w:szCs w:val="21"/>
              </w:rPr>
              <w:t>2篇</w:t>
            </w:r>
          </w:p>
        </w:tc>
        <w:tc>
          <w:tcPr>
            <w:tcW w:w="810" w:type="pct"/>
            <w:vAlign w:val="center"/>
          </w:tcPr>
          <w:p w14:paraId="0E0C9054">
            <w:pPr>
              <w:pStyle w:val="57"/>
              <w:spacing w:before="36" w:after="36"/>
              <w:rPr>
                <w:bCs/>
                <w:sz w:val="20"/>
                <w:szCs w:val="20"/>
              </w:rPr>
            </w:pPr>
            <w:bookmarkStart w:id="29" w:name="OLE_LINK1"/>
            <w:r>
              <w:rPr>
                <w:rFonts w:hint="eastAsia" w:ascii="宋体" w:hAnsi="宋体"/>
                <w:color w:val="000000"/>
                <w:szCs w:val="21"/>
              </w:rPr>
              <w:t>录用通知或检索证明</w:t>
            </w:r>
            <w:bookmarkEnd w:id="29"/>
          </w:p>
        </w:tc>
      </w:tr>
      <w:tr w14:paraId="5C04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 w:hRule="atLeast"/>
          <w:jc w:val="center"/>
        </w:trPr>
        <w:tc>
          <w:tcPr>
            <w:tcW w:w="338" w:type="pct"/>
            <w:vMerge w:val="continue"/>
            <w:vAlign w:val="center"/>
          </w:tcPr>
          <w:p w14:paraId="715D02D7">
            <w:pPr>
              <w:pStyle w:val="57"/>
              <w:spacing w:before="36" w:after="36"/>
            </w:pPr>
          </w:p>
        </w:tc>
        <w:tc>
          <w:tcPr>
            <w:tcW w:w="167" w:type="pct"/>
            <w:vMerge w:val="continue"/>
          </w:tcPr>
          <w:p w14:paraId="1842ED5E">
            <w:pPr>
              <w:pStyle w:val="57"/>
              <w:spacing w:before="36" w:after="36"/>
            </w:pPr>
          </w:p>
        </w:tc>
        <w:tc>
          <w:tcPr>
            <w:tcW w:w="224" w:type="pct"/>
            <w:vMerge w:val="continue"/>
            <w:vAlign w:val="center"/>
          </w:tcPr>
          <w:p w14:paraId="5A98DAFB">
            <w:pPr>
              <w:pStyle w:val="57"/>
              <w:spacing w:before="36" w:after="36"/>
            </w:pPr>
          </w:p>
        </w:tc>
        <w:tc>
          <w:tcPr>
            <w:tcW w:w="573" w:type="pct"/>
            <w:vMerge w:val="continue"/>
            <w:vAlign w:val="center"/>
          </w:tcPr>
          <w:p w14:paraId="3515B2FD">
            <w:pPr>
              <w:pStyle w:val="57"/>
              <w:spacing w:before="36" w:after="36"/>
              <w:rPr>
                <w:color w:val="000000"/>
                <w:szCs w:val="21"/>
                <w:highlight w:val="green"/>
              </w:rPr>
            </w:pPr>
          </w:p>
        </w:tc>
        <w:tc>
          <w:tcPr>
            <w:tcW w:w="414" w:type="pct"/>
            <w:vMerge w:val="continue"/>
            <w:vAlign w:val="center"/>
          </w:tcPr>
          <w:p w14:paraId="1C806BA7">
            <w:pPr>
              <w:pStyle w:val="57"/>
              <w:spacing w:before="36" w:after="36"/>
              <w:rPr>
                <w:color w:val="000000"/>
                <w:szCs w:val="21"/>
                <w:highlight w:val="green"/>
              </w:rPr>
            </w:pPr>
          </w:p>
        </w:tc>
        <w:tc>
          <w:tcPr>
            <w:tcW w:w="773" w:type="pct"/>
            <w:vAlign w:val="center"/>
          </w:tcPr>
          <w:p w14:paraId="05AEB40C">
            <w:pPr>
              <w:pStyle w:val="57"/>
              <w:spacing w:before="36" w:after="36"/>
              <w:rPr>
                <w:rFonts w:cs="Times New Roman"/>
                <w:color w:val="000000"/>
                <w:szCs w:val="21"/>
                <w:highlight w:val="green"/>
              </w:rPr>
            </w:pPr>
            <w:r>
              <w:rPr>
                <w:rFonts w:cs="Times New Roman"/>
                <w:color w:val="000000"/>
                <w:szCs w:val="21"/>
              </w:rPr>
              <w:t>指标4.4 发明专利</w:t>
            </w:r>
          </w:p>
        </w:tc>
        <w:tc>
          <w:tcPr>
            <w:tcW w:w="515" w:type="pct"/>
            <w:vAlign w:val="center"/>
          </w:tcPr>
          <w:p w14:paraId="1A3DE3B0">
            <w:pPr>
              <w:pStyle w:val="57"/>
              <w:spacing w:before="36" w:after="36"/>
              <w:rPr>
                <w:color w:val="000000"/>
                <w:szCs w:val="21"/>
              </w:rPr>
            </w:pPr>
            <w:r>
              <w:rPr>
                <w:rFonts w:hint="eastAsia"/>
                <w:color w:val="000000"/>
                <w:szCs w:val="21"/>
              </w:rPr>
              <w:t>0</w:t>
            </w:r>
          </w:p>
        </w:tc>
        <w:tc>
          <w:tcPr>
            <w:tcW w:w="465" w:type="pct"/>
            <w:vAlign w:val="center"/>
          </w:tcPr>
          <w:p w14:paraId="53549AAC">
            <w:pPr>
              <w:pStyle w:val="57"/>
              <w:spacing w:before="36" w:after="36"/>
              <w:rPr>
                <w:rFonts w:cs="Times New Roman"/>
                <w:szCs w:val="21"/>
                <w:highlight w:val="green"/>
              </w:rPr>
            </w:pPr>
            <w:r>
              <w:rPr>
                <w:rFonts w:cs="Times New Roman"/>
                <w:szCs w:val="21"/>
              </w:rPr>
              <w:t>1件</w:t>
            </w:r>
          </w:p>
        </w:tc>
        <w:tc>
          <w:tcPr>
            <w:tcW w:w="721" w:type="pct"/>
            <w:vAlign w:val="center"/>
          </w:tcPr>
          <w:p w14:paraId="6FBE9A1D">
            <w:pPr>
              <w:pStyle w:val="57"/>
              <w:spacing w:before="36" w:after="36"/>
              <w:rPr>
                <w:rFonts w:cs="Times New Roman"/>
                <w:szCs w:val="21"/>
                <w:highlight w:val="green"/>
              </w:rPr>
            </w:pPr>
            <w:r>
              <w:rPr>
                <w:rFonts w:cs="Times New Roman"/>
                <w:szCs w:val="21"/>
              </w:rPr>
              <w:t>2件</w:t>
            </w:r>
          </w:p>
        </w:tc>
        <w:tc>
          <w:tcPr>
            <w:tcW w:w="810" w:type="pct"/>
            <w:vAlign w:val="center"/>
          </w:tcPr>
          <w:p w14:paraId="7E2B3E5F">
            <w:pPr>
              <w:pStyle w:val="57"/>
              <w:spacing w:before="36" w:after="36"/>
              <w:rPr>
                <w:color w:val="000000"/>
                <w:szCs w:val="21"/>
                <w:highlight w:val="green"/>
              </w:rPr>
            </w:pPr>
            <w:r>
              <w:rPr>
                <w:rFonts w:hint="eastAsia" w:ascii="宋体" w:hAnsi="宋体"/>
                <w:color w:val="000000"/>
                <w:szCs w:val="21"/>
              </w:rPr>
              <w:t>受理通知</w:t>
            </w:r>
          </w:p>
        </w:tc>
      </w:tr>
      <w:tr w14:paraId="27D6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9" w:hRule="atLeast"/>
          <w:jc w:val="center"/>
        </w:trPr>
        <w:tc>
          <w:tcPr>
            <w:tcW w:w="338" w:type="pct"/>
            <w:vMerge w:val="continue"/>
            <w:vAlign w:val="center"/>
          </w:tcPr>
          <w:p w14:paraId="3CA64420">
            <w:pPr>
              <w:pStyle w:val="57"/>
              <w:spacing w:before="36" w:after="36"/>
            </w:pPr>
          </w:p>
        </w:tc>
        <w:tc>
          <w:tcPr>
            <w:tcW w:w="167" w:type="pct"/>
            <w:vMerge w:val="continue"/>
          </w:tcPr>
          <w:p w14:paraId="51905B7D">
            <w:pPr>
              <w:pStyle w:val="57"/>
              <w:spacing w:before="36" w:after="36"/>
            </w:pPr>
          </w:p>
        </w:tc>
        <w:tc>
          <w:tcPr>
            <w:tcW w:w="224" w:type="pct"/>
            <w:vMerge w:val="restart"/>
            <w:vAlign w:val="center"/>
          </w:tcPr>
          <w:p w14:paraId="2A12986A">
            <w:pPr>
              <w:pStyle w:val="57"/>
              <w:spacing w:before="36" w:after="36"/>
            </w:pPr>
            <w:r>
              <w:t>5</w:t>
            </w:r>
          </w:p>
        </w:tc>
        <w:tc>
          <w:tcPr>
            <w:tcW w:w="573" w:type="pct"/>
            <w:vMerge w:val="restart"/>
            <w:vAlign w:val="center"/>
          </w:tcPr>
          <w:p w14:paraId="266DD15B">
            <w:pPr>
              <w:pStyle w:val="57"/>
              <w:spacing w:before="36" w:after="36"/>
              <w:rPr>
                <w:color w:val="000000"/>
                <w:szCs w:val="21"/>
              </w:rPr>
            </w:pPr>
            <w:r>
              <w:rPr>
                <w:color w:val="000000"/>
                <w:szCs w:val="21"/>
              </w:rPr>
              <w:t>数字化平台跨国实现路径：联邦学习部署与联合验证</w:t>
            </w:r>
          </w:p>
        </w:tc>
        <w:tc>
          <w:tcPr>
            <w:tcW w:w="414" w:type="pct"/>
            <w:vMerge w:val="restart"/>
            <w:vAlign w:val="center"/>
          </w:tcPr>
          <w:p w14:paraId="5E056866">
            <w:pPr>
              <w:pStyle w:val="57"/>
              <w:spacing w:before="36" w:after="36"/>
              <w:rPr>
                <w:color w:val="000000"/>
                <w:szCs w:val="21"/>
              </w:rPr>
            </w:pPr>
            <w:r>
              <w:rPr>
                <w:color w:val="000000"/>
                <w:szCs w:val="21"/>
              </w:rPr>
              <w:t>新技术、新方法、论文</w:t>
            </w:r>
          </w:p>
          <w:p w14:paraId="1082F0D1">
            <w:pPr>
              <w:pStyle w:val="57"/>
              <w:spacing w:before="36" w:after="36"/>
              <w:rPr>
                <w:color w:val="000000"/>
                <w:szCs w:val="21"/>
              </w:rPr>
            </w:pPr>
          </w:p>
        </w:tc>
        <w:tc>
          <w:tcPr>
            <w:tcW w:w="773" w:type="pct"/>
            <w:vAlign w:val="center"/>
          </w:tcPr>
          <w:p w14:paraId="0A5D3AA6">
            <w:pPr>
              <w:pStyle w:val="57"/>
              <w:spacing w:before="36" w:after="36"/>
              <w:rPr>
                <w:color w:val="000000"/>
                <w:szCs w:val="21"/>
              </w:rPr>
            </w:pPr>
            <w:r>
              <w:rPr>
                <w:color w:val="000000"/>
                <w:szCs w:val="21"/>
              </w:rPr>
              <w:t>指标</w:t>
            </w:r>
            <w:r>
              <w:rPr>
                <w:rFonts w:hint="eastAsia"/>
                <w:color w:val="000000"/>
                <w:szCs w:val="21"/>
              </w:rPr>
              <w:t>5</w:t>
            </w:r>
            <w:r>
              <w:rPr>
                <w:color w:val="000000"/>
                <w:szCs w:val="21"/>
              </w:rPr>
              <w:t>.1 联邦学习优化算法</w:t>
            </w:r>
          </w:p>
        </w:tc>
        <w:tc>
          <w:tcPr>
            <w:tcW w:w="515" w:type="pct"/>
            <w:vAlign w:val="center"/>
          </w:tcPr>
          <w:p w14:paraId="359FB90A">
            <w:pPr>
              <w:pStyle w:val="57"/>
              <w:spacing w:before="36" w:after="36"/>
              <w:rPr>
                <w:color w:val="000000"/>
                <w:szCs w:val="21"/>
              </w:rPr>
            </w:pPr>
            <w:r>
              <w:rPr>
                <w:rFonts w:hint="eastAsia"/>
              </w:rPr>
              <w:t>正在进行联邦学习理论研究</w:t>
            </w:r>
          </w:p>
        </w:tc>
        <w:tc>
          <w:tcPr>
            <w:tcW w:w="465" w:type="pct"/>
            <w:vAlign w:val="center"/>
          </w:tcPr>
          <w:p w14:paraId="4B8A7A17">
            <w:pPr>
              <w:pStyle w:val="57"/>
              <w:spacing w:before="36" w:after="36"/>
              <w:rPr>
                <w:color w:val="000000"/>
                <w:szCs w:val="21"/>
              </w:rPr>
            </w:pPr>
            <w:r>
              <w:rPr>
                <w:rFonts w:hint="eastAsia"/>
                <w:color w:val="000000"/>
                <w:szCs w:val="21"/>
              </w:rPr>
              <w:t>完成联邦学习</w:t>
            </w:r>
            <w:r>
              <w:rPr>
                <w:color w:val="000000"/>
                <w:szCs w:val="21"/>
              </w:rPr>
              <w:t>算法</w:t>
            </w:r>
            <w:r>
              <w:rPr>
                <w:rFonts w:hint="eastAsia"/>
                <w:color w:val="000000"/>
                <w:szCs w:val="21"/>
              </w:rPr>
              <w:t>优化方案设计</w:t>
            </w:r>
          </w:p>
        </w:tc>
        <w:tc>
          <w:tcPr>
            <w:tcW w:w="721" w:type="pct"/>
            <w:vAlign w:val="center"/>
          </w:tcPr>
          <w:p w14:paraId="1A7AACCF">
            <w:pPr>
              <w:pStyle w:val="57"/>
              <w:spacing w:before="36" w:after="36"/>
              <w:rPr>
                <w:color w:val="000000"/>
                <w:szCs w:val="21"/>
              </w:rPr>
            </w:pPr>
            <w:r>
              <w:rPr>
                <w:color w:val="000000"/>
                <w:szCs w:val="21"/>
              </w:rPr>
              <w:t>提出1套适配多类型地下储能的联邦学习优化算法</w:t>
            </w:r>
            <w:r>
              <w:rPr>
                <w:rFonts w:hint="eastAsia"/>
                <w:color w:val="000000"/>
                <w:szCs w:val="21"/>
              </w:rPr>
              <w:t>，较现有方法性能提升至少3</w:t>
            </w:r>
            <w:r>
              <w:rPr>
                <w:rFonts w:hint="eastAsia" w:ascii="宋体" w:hAnsi="宋体"/>
                <w:color w:val="000000"/>
                <w:szCs w:val="21"/>
              </w:rPr>
              <w:t>%</w:t>
            </w:r>
          </w:p>
        </w:tc>
        <w:tc>
          <w:tcPr>
            <w:tcW w:w="810" w:type="pct"/>
            <w:vAlign w:val="center"/>
          </w:tcPr>
          <w:p w14:paraId="6F443C9D">
            <w:pPr>
              <w:pStyle w:val="57"/>
              <w:spacing w:before="36" w:after="36"/>
              <w:rPr>
                <w:color w:val="000000"/>
                <w:szCs w:val="21"/>
              </w:rPr>
            </w:pPr>
            <w:r>
              <w:rPr>
                <w:color w:val="000000"/>
                <w:szCs w:val="21"/>
              </w:rPr>
              <w:t>第三方测试报告</w:t>
            </w:r>
          </w:p>
        </w:tc>
      </w:tr>
      <w:tr w14:paraId="1105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64807A1D">
            <w:pPr>
              <w:pStyle w:val="57"/>
              <w:spacing w:before="36" w:after="36"/>
            </w:pPr>
          </w:p>
        </w:tc>
        <w:tc>
          <w:tcPr>
            <w:tcW w:w="167" w:type="pct"/>
            <w:vMerge w:val="continue"/>
          </w:tcPr>
          <w:p w14:paraId="2FD9A079">
            <w:pPr>
              <w:pStyle w:val="57"/>
              <w:spacing w:before="36" w:after="36"/>
            </w:pPr>
          </w:p>
        </w:tc>
        <w:tc>
          <w:tcPr>
            <w:tcW w:w="224" w:type="pct"/>
            <w:vMerge w:val="continue"/>
            <w:vAlign w:val="center"/>
          </w:tcPr>
          <w:p w14:paraId="4AEE180D">
            <w:pPr>
              <w:pStyle w:val="57"/>
              <w:spacing w:before="36" w:after="36"/>
            </w:pPr>
          </w:p>
        </w:tc>
        <w:tc>
          <w:tcPr>
            <w:tcW w:w="573" w:type="pct"/>
            <w:vMerge w:val="continue"/>
            <w:vAlign w:val="center"/>
          </w:tcPr>
          <w:p w14:paraId="2B1D7940">
            <w:pPr>
              <w:pStyle w:val="57"/>
              <w:spacing w:before="36" w:after="36"/>
              <w:rPr>
                <w:color w:val="000000"/>
                <w:szCs w:val="21"/>
              </w:rPr>
            </w:pPr>
          </w:p>
        </w:tc>
        <w:tc>
          <w:tcPr>
            <w:tcW w:w="414" w:type="pct"/>
            <w:vMerge w:val="continue"/>
            <w:vAlign w:val="center"/>
          </w:tcPr>
          <w:p w14:paraId="24C14D84">
            <w:pPr>
              <w:pStyle w:val="57"/>
              <w:spacing w:before="36" w:after="36"/>
              <w:rPr>
                <w:color w:val="000000"/>
                <w:szCs w:val="21"/>
              </w:rPr>
            </w:pPr>
          </w:p>
        </w:tc>
        <w:tc>
          <w:tcPr>
            <w:tcW w:w="773" w:type="pct"/>
            <w:vAlign w:val="center"/>
          </w:tcPr>
          <w:p w14:paraId="26C77C73">
            <w:pPr>
              <w:pStyle w:val="57"/>
              <w:spacing w:before="36" w:after="36"/>
              <w:rPr>
                <w:color w:val="000000"/>
                <w:szCs w:val="21"/>
              </w:rPr>
            </w:pPr>
            <w:r>
              <w:rPr>
                <w:color w:val="000000"/>
                <w:szCs w:val="21"/>
              </w:rPr>
              <w:t>指标</w:t>
            </w:r>
            <w:r>
              <w:rPr>
                <w:rFonts w:hint="eastAsia"/>
                <w:color w:val="000000"/>
                <w:szCs w:val="21"/>
              </w:rPr>
              <w:t>5</w:t>
            </w:r>
            <w:r>
              <w:rPr>
                <w:color w:val="000000"/>
                <w:szCs w:val="21"/>
              </w:rPr>
              <w:t>.2 跨国联合验证方法</w:t>
            </w:r>
          </w:p>
        </w:tc>
        <w:tc>
          <w:tcPr>
            <w:tcW w:w="515" w:type="pct"/>
            <w:vAlign w:val="center"/>
          </w:tcPr>
          <w:p w14:paraId="4DFE03CB">
            <w:pPr>
              <w:pStyle w:val="57"/>
              <w:spacing w:before="36" w:after="36"/>
              <w:rPr>
                <w:color w:val="000000"/>
                <w:szCs w:val="21"/>
              </w:rPr>
            </w:pPr>
            <w:r>
              <w:rPr>
                <w:rFonts w:hint="eastAsia"/>
              </w:rPr>
              <w:t>正在进行联合验证方法调研</w:t>
            </w:r>
          </w:p>
        </w:tc>
        <w:tc>
          <w:tcPr>
            <w:tcW w:w="465" w:type="pct"/>
            <w:vAlign w:val="center"/>
          </w:tcPr>
          <w:p w14:paraId="24E46F8B">
            <w:pPr>
              <w:pStyle w:val="57"/>
              <w:spacing w:before="36" w:after="36"/>
              <w:rPr>
                <w:color w:val="000000"/>
                <w:szCs w:val="21"/>
              </w:rPr>
            </w:pPr>
            <w:r>
              <w:rPr>
                <w:color w:val="000000"/>
                <w:szCs w:val="21"/>
              </w:rPr>
              <w:t>设计联合验证方案</w:t>
            </w:r>
            <w:r>
              <w:rPr>
                <w:rFonts w:hint="eastAsia"/>
                <w:color w:val="000000"/>
                <w:szCs w:val="21"/>
              </w:rPr>
              <w:t>设计与实现</w:t>
            </w:r>
          </w:p>
        </w:tc>
        <w:tc>
          <w:tcPr>
            <w:tcW w:w="721" w:type="pct"/>
            <w:vAlign w:val="center"/>
          </w:tcPr>
          <w:p w14:paraId="6A97F771">
            <w:pPr>
              <w:pStyle w:val="57"/>
              <w:spacing w:before="36" w:after="36"/>
              <w:rPr>
                <w:color w:val="000000"/>
                <w:szCs w:val="21"/>
              </w:rPr>
            </w:pPr>
            <w:r>
              <w:rPr>
                <w:color w:val="000000"/>
                <w:szCs w:val="21"/>
              </w:rPr>
              <w:t>完成仿真测试与实地工程数据交叉验证</w:t>
            </w:r>
            <w:r>
              <w:rPr>
                <w:rFonts w:hint="eastAsia"/>
                <w:color w:val="000000"/>
                <w:szCs w:val="21"/>
              </w:rPr>
              <w:t>，准确率</w:t>
            </w:r>
            <w:r>
              <w:rPr>
                <w:rFonts w:hint="eastAsia" w:ascii="宋体" w:hAnsi="宋体"/>
                <w:color w:val="000000"/>
                <w:szCs w:val="21"/>
              </w:rPr>
              <w:t xml:space="preserve">≥ </w:t>
            </w:r>
            <w:r>
              <w:rPr>
                <w:rFonts w:ascii="宋体" w:hAnsi="宋体"/>
                <w:color w:val="000000"/>
                <w:szCs w:val="21"/>
              </w:rPr>
              <w:t>80</w:t>
            </w:r>
            <w:r>
              <w:rPr>
                <w:rFonts w:hint="eastAsia" w:ascii="宋体" w:hAnsi="宋体"/>
                <w:color w:val="000000"/>
                <w:szCs w:val="21"/>
              </w:rPr>
              <w:t>%</w:t>
            </w:r>
          </w:p>
        </w:tc>
        <w:tc>
          <w:tcPr>
            <w:tcW w:w="810" w:type="pct"/>
            <w:vAlign w:val="center"/>
          </w:tcPr>
          <w:p w14:paraId="62FCA2FC">
            <w:pPr>
              <w:pStyle w:val="57"/>
              <w:spacing w:before="36" w:after="36"/>
              <w:rPr>
                <w:color w:val="000000"/>
                <w:szCs w:val="21"/>
              </w:rPr>
            </w:pPr>
            <w:r>
              <w:rPr>
                <w:color w:val="000000"/>
                <w:szCs w:val="21"/>
              </w:rPr>
              <w:t>第三方测试报告</w:t>
            </w:r>
          </w:p>
        </w:tc>
      </w:tr>
      <w:tr w14:paraId="2CF0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1AB91784">
            <w:pPr>
              <w:pStyle w:val="57"/>
              <w:spacing w:before="36" w:after="36"/>
            </w:pPr>
          </w:p>
        </w:tc>
        <w:tc>
          <w:tcPr>
            <w:tcW w:w="167" w:type="pct"/>
            <w:vMerge w:val="continue"/>
          </w:tcPr>
          <w:p w14:paraId="49C7F333">
            <w:pPr>
              <w:pStyle w:val="57"/>
              <w:spacing w:before="36" w:after="36"/>
            </w:pPr>
          </w:p>
        </w:tc>
        <w:tc>
          <w:tcPr>
            <w:tcW w:w="224" w:type="pct"/>
            <w:vMerge w:val="continue"/>
            <w:vAlign w:val="center"/>
          </w:tcPr>
          <w:p w14:paraId="16C9D9F9">
            <w:pPr>
              <w:pStyle w:val="57"/>
              <w:spacing w:before="36" w:after="36"/>
            </w:pPr>
          </w:p>
        </w:tc>
        <w:tc>
          <w:tcPr>
            <w:tcW w:w="573" w:type="pct"/>
            <w:vMerge w:val="continue"/>
            <w:vAlign w:val="center"/>
          </w:tcPr>
          <w:p w14:paraId="58BBF541">
            <w:pPr>
              <w:pStyle w:val="57"/>
              <w:spacing w:before="36" w:after="36"/>
              <w:rPr>
                <w:color w:val="000000"/>
                <w:szCs w:val="21"/>
              </w:rPr>
            </w:pPr>
          </w:p>
        </w:tc>
        <w:tc>
          <w:tcPr>
            <w:tcW w:w="414" w:type="pct"/>
            <w:vMerge w:val="continue"/>
            <w:vAlign w:val="center"/>
          </w:tcPr>
          <w:p w14:paraId="3DBCA99D">
            <w:pPr>
              <w:pStyle w:val="57"/>
              <w:spacing w:before="36" w:after="36"/>
              <w:rPr>
                <w:color w:val="000000"/>
                <w:szCs w:val="21"/>
              </w:rPr>
            </w:pPr>
          </w:p>
        </w:tc>
        <w:tc>
          <w:tcPr>
            <w:tcW w:w="773" w:type="pct"/>
            <w:vAlign w:val="center"/>
          </w:tcPr>
          <w:p w14:paraId="09C3AE33">
            <w:pPr>
              <w:pStyle w:val="57"/>
              <w:spacing w:before="36" w:after="36"/>
              <w:rPr>
                <w:color w:val="000000"/>
                <w:szCs w:val="21"/>
              </w:rPr>
            </w:pPr>
            <w:r>
              <w:rPr>
                <w:color w:val="000000"/>
                <w:szCs w:val="21"/>
              </w:rPr>
              <w:t>指标</w:t>
            </w:r>
            <w:r>
              <w:rPr>
                <w:rFonts w:hint="eastAsia"/>
                <w:color w:val="000000"/>
                <w:szCs w:val="21"/>
              </w:rPr>
              <w:t>5</w:t>
            </w:r>
            <w:r>
              <w:rPr>
                <w:color w:val="000000"/>
                <w:szCs w:val="21"/>
              </w:rPr>
              <w:t>.3 学术论文</w:t>
            </w:r>
          </w:p>
        </w:tc>
        <w:tc>
          <w:tcPr>
            <w:tcW w:w="515" w:type="pct"/>
            <w:vAlign w:val="center"/>
          </w:tcPr>
          <w:p w14:paraId="32FE9CEA">
            <w:pPr>
              <w:pStyle w:val="57"/>
              <w:spacing w:before="36" w:after="36"/>
              <w:rPr>
                <w:color w:val="000000"/>
                <w:szCs w:val="21"/>
              </w:rPr>
            </w:pPr>
            <w:r>
              <w:rPr>
                <w:rFonts w:hint="eastAsia"/>
                <w:color w:val="000000"/>
                <w:szCs w:val="21"/>
              </w:rPr>
              <w:t>0</w:t>
            </w:r>
          </w:p>
        </w:tc>
        <w:tc>
          <w:tcPr>
            <w:tcW w:w="465" w:type="pct"/>
            <w:vAlign w:val="center"/>
          </w:tcPr>
          <w:p w14:paraId="6CD6944C">
            <w:pPr>
              <w:pStyle w:val="57"/>
              <w:spacing w:before="36" w:after="36"/>
              <w:rPr>
                <w:color w:val="000000"/>
                <w:szCs w:val="21"/>
              </w:rPr>
            </w:pPr>
            <w:r>
              <w:rPr>
                <w:rFonts w:hint="eastAsia"/>
                <w:color w:val="000000"/>
                <w:szCs w:val="21"/>
              </w:rPr>
              <w:t>1篇</w:t>
            </w:r>
          </w:p>
        </w:tc>
        <w:tc>
          <w:tcPr>
            <w:tcW w:w="721" w:type="pct"/>
            <w:vAlign w:val="center"/>
          </w:tcPr>
          <w:p w14:paraId="7F0418E6">
            <w:pPr>
              <w:pStyle w:val="57"/>
              <w:spacing w:before="36" w:after="36"/>
              <w:rPr>
                <w:color w:val="000000"/>
                <w:szCs w:val="21"/>
              </w:rPr>
            </w:pPr>
            <w:r>
              <w:rPr>
                <w:rFonts w:hint="eastAsia"/>
                <w:color w:val="000000"/>
                <w:szCs w:val="21"/>
              </w:rPr>
              <w:t>2篇</w:t>
            </w:r>
          </w:p>
        </w:tc>
        <w:tc>
          <w:tcPr>
            <w:tcW w:w="810" w:type="pct"/>
            <w:vAlign w:val="center"/>
          </w:tcPr>
          <w:p w14:paraId="5B3C21F8">
            <w:pPr>
              <w:pStyle w:val="57"/>
              <w:spacing w:before="36" w:after="36"/>
              <w:rPr>
                <w:color w:val="000000"/>
                <w:szCs w:val="21"/>
              </w:rPr>
            </w:pPr>
            <w:r>
              <w:rPr>
                <w:rFonts w:hint="eastAsia" w:ascii="宋体" w:hAnsi="宋体"/>
                <w:color w:val="000000"/>
                <w:szCs w:val="21"/>
              </w:rPr>
              <w:t>录用通知或检索证明</w:t>
            </w:r>
          </w:p>
        </w:tc>
      </w:tr>
      <w:tr w14:paraId="4F58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107D0A30">
            <w:pPr>
              <w:pStyle w:val="57"/>
              <w:spacing w:before="36" w:after="36"/>
            </w:pPr>
          </w:p>
        </w:tc>
        <w:tc>
          <w:tcPr>
            <w:tcW w:w="167" w:type="pct"/>
            <w:vMerge w:val="restart"/>
            <w:vAlign w:val="center"/>
          </w:tcPr>
          <w:p w14:paraId="27FC7EF9">
            <w:pPr>
              <w:pStyle w:val="57"/>
              <w:spacing w:before="36" w:after="36"/>
            </w:pPr>
            <w:r>
              <w:t>其他成果</w:t>
            </w:r>
          </w:p>
        </w:tc>
        <w:tc>
          <w:tcPr>
            <w:tcW w:w="224" w:type="pct"/>
            <w:vAlign w:val="center"/>
          </w:tcPr>
          <w:p w14:paraId="1C9FDE64">
            <w:pPr>
              <w:pStyle w:val="57"/>
              <w:spacing w:before="36" w:after="36"/>
            </w:pPr>
            <w:r>
              <w:t>1</w:t>
            </w:r>
          </w:p>
        </w:tc>
        <w:tc>
          <w:tcPr>
            <w:tcW w:w="573" w:type="pct"/>
            <w:vAlign w:val="center"/>
          </w:tcPr>
          <w:p w14:paraId="3C236431">
            <w:pPr>
              <w:pStyle w:val="57"/>
              <w:spacing w:before="36" w:after="36"/>
              <w:rPr>
                <w:color w:val="C00000"/>
              </w:rPr>
            </w:pPr>
            <w:r>
              <w:rPr>
                <w:color w:val="000000" w:themeColor="text1"/>
                <w14:textFill>
                  <w14:solidFill>
                    <w14:schemeClr w14:val="tx1"/>
                  </w14:solidFill>
                </w14:textFill>
              </w:rPr>
              <w:t>扩大编委</w:t>
            </w:r>
          </w:p>
        </w:tc>
        <w:tc>
          <w:tcPr>
            <w:tcW w:w="414" w:type="pct"/>
            <w:vAlign w:val="center"/>
          </w:tcPr>
          <w:p w14:paraId="34C778AE">
            <w:pPr>
              <w:pStyle w:val="57"/>
              <w:spacing w:before="36" w:after="36"/>
            </w:pPr>
            <w:r>
              <w:rPr>
                <w:color w:val="000000" w:themeColor="text1"/>
                <w14:textFill>
                  <w14:solidFill>
                    <w14:schemeClr w14:val="tx1"/>
                  </w14:solidFill>
                </w14:textFill>
              </w:rPr>
              <w:t>其他</w:t>
            </w:r>
          </w:p>
        </w:tc>
        <w:tc>
          <w:tcPr>
            <w:tcW w:w="773" w:type="pct"/>
            <w:vAlign w:val="center"/>
          </w:tcPr>
          <w:p w14:paraId="636D6C9F">
            <w:pPr>
              <w:pStyle w:val="57"/>
              <w:spacing w:before="36" w:after="36"/>
              <w:rPr>
                <w:color w:val="C00000"/>
              </w:rPr>
            </w:pPr>
            <w:r>
              <w:rPr>
                <w:color w:val="000000" w:themeColor="text1"/>
                <w14:textFill>
                  <w14:solidFill>
                    <w14:schemeClr w14:val="tx1"/>
                  </w14:solidFill>
                </w14:textFill>
              </w:rPr>
              <w:t>新增国际编委人数</w:t>
            </w:r>
          </w:p>
        </w:tc>
        <w:tc>
          <w:tcPr>
            <w:tcW w:w="515" w:type="pct"/>
            <w:vAlign w:val="center"/>
          </w:tcPr>
          <w:p w14:paraId="77ECFF8D">
            <w:pPr>
              <w:pStyle w:val="57"/>
              <w:spacing w:before="36" w:after="36"/>
            </w:pPr>
            <w:r>
              <w:rPr>
                <w:color w:val="000000" w:themeColor="text1"/>
                <w14:textFill>
                  <w14:solidFill>
                    <w14:schemeClr w14:val="tx1"/>
                  </w14:solidFill>
                </w14:textFill>
              </w:rPr>
              <w:t>已有外籍编委若干</w:t>
            </w:r>
          </w:p>
        </w:tc>
        <w:tc>
          <w:tcPr>
            <w:tcW w:w="465" w:type="pct"/>
            <w:vAlign w:val="center"/>
          </w:tcPr>
          <w:p w14:paraId="5A14C4B9">
            <w:pPr>
              <w:pStyle w:val="57"/>
              <w:spacing w:before="36" w:after="36"/>
            </w:pPr>
            <w:r>
              <w:rPr>
                <w:color w:val="000000" w:themeColor="text1"/>
                <w14:textFill>
                  <w14:solidFill>
                    <w14:schemeClr w14:val="tx1"/>
                  </w14:solidFill>
                </w14:textFill>
              </w:rPr>
              <w:t>新增外籍编委不少于2名</w:t>
            </w:r>
          </w:p>
        </w:tc>
        <w:tc>
          <w:tcPr>
            <w:tcW w:w="721" w:type="pct"/>
            <w:vAlign w:val="center"/>
          </w:tcPr>
          <w:p w14:paraId="69CBDAD3">
            <w:pPr>
              <w:pStyle w:val="57"/>
              <w:spacing w:before="36" w:after="36"/>
            </w:pPr>
            <w:r>
              <w:rPr>
                <w:color w:val="000000" w:themeColor="text1"/>
                <w14:textFill>
                  <w14:solidFill>
                    <w14:schemeClr w14:val="tx1"/>
                  </w14:solidFill>
                </w14:textFill>
              </w:rPr>
              <w:t>新增外籍编委不少于4名，覆盖俄、伊等金砖国家</w:t>
            </w:r>
          </w:p>
        </w:tc>
        <w:tc>
          <w:tcPr>
            <w:tcW w:w="810" w:type="pct"/>
            <w:vAlign w:val="center"/>
          </w:tcPr>
          <w:p w14:paraId="4C96C6E4">
            <w:pPr>
              <w:pStyle w:val="57"/>
              <w:spacing w:before="36" w:after="36"/>
            </w:pPr>
            <w:r>
              <w:rPr>
                <w:color w:val="000000" w:themeColor="text1"/>
                <w14:textFill>
                  <w14:solidFill>
                    <w14:schemeClr w14:val="tx1"/>
                  </w14:solidFill>
                </w14:textFill>
              </w:rPr>
              <w:t>编委聘任函或期刊编委名单证明</w:t>
            </w:r>
          </w:p>
        </w:tc>
      </w:tr>
      <w:tr w14:paraId="361D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 w:hRule="atLeast"/>
          <w:jc w:val="center"/>
        </w:trPr>
        <w:tc>
          <w:tcPr>
            <w:tcW w:w="338" w:type="pct"/>
            <w:vMerge w:val="continue"/>
            <w:vAlign w:val="center"/>
          </w:tcPr>
          <w:p w14:paraId="2040345E">
            <w:pPr>
              <w:pStyle w:val="57"/>
              <w:spacing w:before="36" w:after="36"/>
            </w:pPr>
          </w:p>
        </w:tc>
        <w:tc>
          <w:tcPr>
            <w:tcW w:w="167" w:type="pct"/>
            <w:vMerge w:val="continue"/>
          </w:tcPr>
          <w:p w14:paraId="5A25BCE9">
            <w:pPr>
              <w:pStyle w:val="57"/>
              <w:spacing w:before="36" w:after="36"/>
            </w:pPr>
          </w:p>
        </w:tc>
        <w:tc>
          <w:tcPr>
            <w:tcW w:w="224" w:type="pct"/>
            <w:vAlign w:val="center"/>
          </w:tcPr>
          <w:p w14:paraId="74CD0A69">
            <w:pPr>
              <w:pStyle w:val="57"/>
              <w:spacing w:before="36" w:after="36"/>
            </w:pPr>
            <w:r>
              <w:t>2</w:t>
            </w:r>
          </w:p>
        </w:tc>
        <w:tc>
          <w:tcPr>
            <w:tcW w:w="573" w:type="pct"/>
            <w:vAlign w:val="center"/>
          </w:tcPr>
          <w:p w14:paraId="79156131">
            <w:pPr>
              <w:pStyle w:val="57"/>
              <w:spacing w:before="36" w:after="36"/>
            </w:pPr>
            <w:r>
              <w:rPr>
                <w:color w:val="000000" w:themeColor="text1"/>
                <w14:textFill>
                  <w14:solidFill>
                    <w14:schemeClr w14:val="tx1"/>
                  </w14:solidFill>
                </w14:textFill>
              </w:rPr>
              <w:t>联合举办国际会议</w:t>
            </w:r>
          </w:p>
        </w:tc>
        <w:tc>
          <w:tcPr>
            <w:tcW w:w="414" w:type="pct"/>
            <w:vAlign w:val="center"/>
          </w:tcPr>
          <w:p w14:paraId="443E892A">
            <w:pPr>
              <w:pStyle w:val="57"/>
              <w:spacing w:before="36" w:after="36"/>
            </w:pPr>
            <w:r>
              <w:rPr>
                <w:color w:val="000000" w:themeColor="text1"/>
                <w14:textFill>
                  <w14:solidFill>
                    <w14:schemeClr w14:val="tx1"/>
                  </w14:solidFill>
                </w14:textFill>
              </w:rPr>
              <w:t>其他</w:t>
            </w:r>
          </w:p>
        </w:tc>
        <w:tc>
          <w:tcPr>
            <w:tcW w:w="773" w:type="pct"/>
            <w:vAlign w:val="center"/>
          </w:tcPr>
          <w:p w14:paraId="2E20ED8C">
            <w:pPr>
              <w:pStyle w:val="57"/>
              <w:spacing w:before="36" w:after="36"/>
            </w:pPr>
            <w:r>
              <w:rPr>
                <w:color w:val="000000" w:themeColor="text1"/>
                <w14:textFill>
                  <w14:solidFill>
                    <w14:schemeClr w14:val="tx1"/>
                  </w14:solidFill>
                </w14:textFill>
              </w:rPr>
              <w:t>联合举办国际学术会议场次</w:t>
            </w:r>
          </w:p>
        </w:tc>
        <w:tc>
          <w:tcPr>
            <w:tcW w:w="515" w:type="pct"/>
            <w:vAlign w:val="center"/>
          </w:tcPr>
          <w:p w14:paraId="4045CCCE">
            <w:pPr>
              <w:pStyle w:val="57"/>
              <w:spacing w:before="36" w:after="36"/>
            </w:pPr>
            <w:r>
              <w:rPr>
                <w:color w:val="000000" w:themeColor="text1"/>
                <w14:textFill>
                  <w14:solidFill>
                    <w14:schemeClr w14:val="tx1"/>
                  </w14:solidFill>
                </w14:textFill>
              </w:rPr>
              <w:t>已举办14届中俄深部岩石力学论坛</w:t>
            </w:r>
          </w:p>
        </w:tc>
        <w:tc>
          <w:tcPr>
            <w:tcW w:w="465" w:type="pct"/>
            <w:vAlign w:val="center"/>
          </w:tcPr>
          <w:p w14:paraId="50CED679">
            <w:pPr>
              <w:pStyle w:val="57"/>
              <w:spacing w:before="36" w:after="36"/>
            </w:pPr>
            <w:r>
              <w:rPr>
                <w:color w:val="000000" w:themeColor="text1"/>
                <w14:textFill>
                  <w14:solidFill>
                    <w14:schemeClr w14:val="tx1"/>
                  </w14:solidFill>
                </w14:textFill>
              </w:rPr>
              <w:t>联合举办国际会议不少于1场</w:t>
            </w:r>
          </w:p>
        </w:tc>
        <w:tc>
          <w:tcPr>
            <w:tcW w:w="721" w:type="pct"/>
            <w:vAlign w:val="center"/>
          </w:tcPr>
          <w:p w14:paraId="2A06BF6B">
            <w:pPr>
              <w:pStyle w:val="57"/>
              <w:spacing w:before="36" w:after="36"/>
            </w:pPr>
            <w:r>
              <w:rPr>
                <w:color w:val="000000" w:themeColor="text1"/>
                <w14:textFill>
                  <w14:solidFill>
                    <w14:schemeClr w14:val="tx1"/>
                  </w14:solidFill>
                </w14:textFill>
              </w:rPr>
              <w:t>联合举办国际学术会议不少于3场，吸引俄、伊及金砖国家学者参会</w:t>
            </w:r>
          </w:p>
        </w:tc>
        <w:tc>
          <w:tcPr>
            <w:tcW w:w="810" w:type="pct"/>
            <w:vAlign w:val="center"/>
          </w:tcPr>
          <w:p w14:paraId="5FEA2F15">
            <w:pPr>
              <w:pStyle w:val="57"/>
              <w:spacing w:before="36" w:after="36"/>
            </w:pPr>
            <w:r>
              <w:rPr>
                <w:color w:val="000000" w:themeColor="text1"/>
                <w14:textFill>
                  <w14:solidFill>
                    <w14:schemeClr w14:val="tx1"/>
                  </w14:solidFill>
                </w14:textFill>
              </w:rPr>
              <w:t>提供会议日程及参会证明</w:t>
            </w:r>
          </w:p>
        </w:tc>
      </w:tr>
      <w:tr w14:paraId="5B5C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13F5BBCC">
            <w:pPr>
              <w:pStyle w:val="57"/>
              <w:spacing w:before="36" w:after="36"/>
            </w:pPr>
          </w:p>
        </w:tc>
        <w:tc>
          <w:tcPr>
            <w:tcW w:w="167" w:type="pct"/>
            <w:vMerge w:val="continue"/>
          </w:tcPr>
          <w:p w14:paraId="55322AEB">
            <w:pPr>
              <w:pStyle w:val="57"/>
              <w:spacing w:before="36" w:after="36"/>
            </w:pPr>
          </w:p>
        </w:tc>
        <w:tc>
          <w:tcPr>
            <w:tcW w:w="224" w:type="pct"/>
            <w:vAlign w:val="center"/>
          </w:tcPr>
          <w:p w14:paraId="00A560DA">
            <w:pPr>
              <w:pStyle w:val="57"/>
              <w:spacing w:before="36" w:after="36"/>
            </w:pPr>
            <w:r>
              <w:t>3</w:t>
            </w:r>
          </w:p>
        </w:tc>
        <w:tc>
          <w:tcPr>
            <w:tcW w:w="573" w:type="pct"/>
            <w:vAlign w:val="center"/>
          </w:tcPr>
          <w:p w14:paraId="638138C0">
            <w:pPr>
              <w:pStyle w:val="57"/>
              <w:spacing w:before="36" w:after="36"/>
            </w:pPr>
            <w:r>
              <w:rPr>
                <w:color w:val="000000" w:themeColor="text1"/>
                <w14:textFill>
                  <w14:solidFill>
                    <w14:schemeClr w14:val="tx1"/>
                  </w14:solidFill>
                </w14:textFill>
              </w:rPr>
              <w:t>人才联合培养与交流</w:t>
            </w:r>
          </w:p>
        </w:tc>
        <w:tc>
          <w:tcPr>
            <w:tcW w:w="414" w:type="pct"/>
            <w:vAlign w:val="center"/>
          </w:tcPr>
          <w:p w14:paraId="6F6B085F">
            <w:pPr>
              <w:pStyle w:val="57"/>
              <w:spacing w:before="36" w:after="36"/>
            </w:pPr>
            <w:r>
              <w:rPr>
                <w:color w:val="000000" w:themeColor="text1"/>
                <w14:textFill>
                  <w14:solidFill>
                    <w14:schemeClr w14:val="tx1"/>
                  </w14:solidFill>
                </w14:textFill>
              </w:rPr>
              <w:t>其他</w:t>
            </w:r>
          </w:p>
        </w:tc>
        <w:tc>
          <w:tcPr>
            <w:tcW w:w="773" w:type="pct"/>
            <w:vAlign w:val="center"/>
          </w:tcPr>
          <w:p w14:paraId="782D1C05">
            <w:pPr>
              <w:pStyle w:val="57"/>
              <w:spacing w:before="36" w:after="36"/>
            </w:pPr>
            <w:r>
              <w:rPr>
                <w:color w:val="000000" w:themeColor="text1"/>
                <w14:textFill>
                  <w14:solidFill>
                    <w14:schemeClr w14:val="tx1"/>
                  </w14:solidFill>
                </w14:textFill>
              </w:rPr>
              <w:t>青年学者联合培养及互访人次</w:t>
            </w:r>
          </w:p>
        </w:tc>
        <w:tc>
          <w:tcPr>
            <w:tcW w:w="515" w:type="pct"/>
            <w:vAlign w:val="center"/>
          </w:tcPr>
          <w:p w14:paraId="7598E13A">
            <w:pPr>
              <w:pStyle w:val="57"/>
              <w:spacing w:before="36" w:after="36"/>
            </w:pPr>
            <w:r>
              <w:rPr>
                <w:color w:val="000000" w:themeColor="text1"/>
                <w14:textFill>
                  <w14:solidFill>
                    <w14:schemeClr w14:val="tx1"/>
                  </w14:solidFill>
                </w14:textFill>
              </w:rPr>
              <w:t>已有短期访学、讲座等交流基础</w:t>
            </w:r>
          </w:p>
        </w:tc>
        <w:tc>
          <w:tcPr>
            <w:tcW w:w="465" w:type="pct"/>
            <w:vAlign w:val="center"/>
          </w:tcPr>
          <w:p w14:paraId="05056031">
            <w:pPr>
              <w:pStyle w:val="57"/>
              <w:spacing w:before="36" w:after="36"/>
            </w:pPr>
            <w:r>
              <w:rPr>
                <w:color w:val="000000" w:themeColor="text1"/>
                <w14:textFill>
                  <w14:solidFill>
                    <w14:schemeClr w14:val="tx1"/>
                  </w14:solidFill>
                </w14:textFill>
              </w:rPr>
              <w:t>推荐青年学者攻读学位或互访不少于2人次</w:t>
            </w:r>
          </w:p>
        </w:tc>
        <w:tc>
          <w:tcPr>
            <w:tcW w:w="721" w:type="pct"/>
            <w:vAlign w:val="center"/>
          </w:tcPr>
          <w:p w14:paraId="3A47DD7E">
            <w:pPr>
              <w:pStyle w:val="57"/>
              <w:spacing w:before="36" w:after="36"/>
            </w:pPr>
            <w:r>
              <w:rPr>
                <w:color w:val="000000" w:themeColor="text1"/>
                <w14:textFill>
                  <w14:solidFill>
                    <w14:schemeClr w14:val="tx1"/>
                  </w14:solidFill>
                </w14:textFill>
              </w:rPr>
              <w:t>联合培养研究生不少于2名，国际互访交流不少于4人次</w:t>
            </w:r>
          </w:p>
        </w:tc>
        <w:tc>
          <w:tcPr>
            <w:tcW w:w="810" w:type="pct"/>
            <w:vAlign w:val="center"/>
          </w:tcPr>
          <w:p w14:paraId="7208EC42">
            <w:pPr>
              <w:pStyle w:val="57"/>
              <w:spacing w:before="36" w:after="36"/>
            </w:pPr>
            <w:r>
              <w:rPr>
                <w:color w:val="000000" w:themeColor="text1"/>
                <w14:textFill>
                  <w14:solidFill>
                    <w14:schemeClr w14:val="tx1"/>
                  </w14:solidFill>
                </w14:textFill>
              </w:rPr>
              <w:t>学生开题报告、毕业论文或出国访学证明</w:t>
            </w:r>
          </w:p>
        </w:tc>
      </w:tr>
      <w:tr w14:paraId="72E5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ins w:id="263" w:author="DELL" w:date="2026-06-17T09:26:00Z"/>
        </w:trPr>
        <w:tc>
          <w:tcPr>
            <w:tcW w:w="338" w:type="pct"/>
            <w:vAlign w:val="center"/>
          </w:tcPr>
          <w:p w14:paraId="77F015E0">
            <w:pPr>
              <w:pStyle w:val="57"/>
              <w:spacing w:before="36" w:after="36"/>
              <w:rPr>
                <w:ins w:id="264" w:author="DELL" w:date="2026-06-17T09:26:00Z"/>
              </w:rPr>
            </w:pPr>
          </w:p>
        </w:tc>
        <w:tc>
          <w:tcPr>
            <w:tcW w:w="167" w:type="pct"/>
          </w:tcPr>
          <w:p w14:paraId="50842803">
            <w:pPr>
              <w:pStyle w:val="57"/>
              <w:spacing w:before="36" w:after="36"/>
              <w:rPr>
                <w:ins w:id="265" w:author="DELL" w:date="2026-06-17T09:26:00Z"/>
              </w:rPr>
            </w:pPr>
          </w:p>
        </w:tc>
        <w:tc>
          <w:tcPr>
            <w:tcW w:w="224" w:type="pct"/>
            <w:vAlign w:val="center"/>
          </w:tcPr>
          <w:p w14:paraId="78FFDBD2">
            <w:pPr>
              <w:pStyle w:val="57"/>
              <w:spacing w:before="36" w:after="36"/>
              <w:rPr>
                <w:ins w:id="266" w:author="DELL" w:date="2026-06-17T09:26:00Z"/>
              </w:rPr>
            </w:pPr>
            <w:ins w:id="267" w:author="DELL" w:date="2026-06-17T09:26:00Z">
              <w:r>
                <w:rPr>
                  <w:rFonts w:hint="eastAsia"/>
                </w:rPr>
                <w:t>4</w:t>
              </w:r>
            </w:ins>
          </w:p>
        </w:tc>
        <w:tc>
          <w:tcPr>
            <w:tcW w:w="573" w:type="pct"/>
            <w:vAlign w:val="center"/>
          </w:tcPr>
          <w:p w14:paraId="0AA0F43D">
            <w:pPr>
              <w:pStyle w:val="57"/>
              <w:spacing w:before="36" w:after="36"/>
              <w:rPr>
                <w:ins w:id="268" w:author="DELL" w:date="2026-06-17T09:26:00Z"/>
                <w:color w:val="000000" w:themeColor="text1"/>
                <w14:textFill>
                  <w14:solidFill>
                    <w14:schemeClr w14:val="tx1"/>
                  </w14:solidFill>
                </w14:textFill>
              </w:rPr>
            </w:pPr>
            <w:ins w:id="269" w:author="DELL" w:date="2026-06-17T09:26:00Z">
              <w:r>
                <w:rPr>
                  <w:rFonts w:hint="eastAsia"/>
                  <w:color w:val="000000" w:themeColor="text1"/>
                  <w14:textFill>
                    <w14:solidFill>
                      <w14:schemeClr w14:val="tx1"/>
                    </w14:solidFill>
                  </w14:textFill>
                </w:rPr>
                <w:t>组建学术联盟</w:t>
              </w:r>
            </w:ins>
          </w:p>
        </w:tc>
        <w:tc>
          <w:tcPr>
            <w:tcW w:w="414" w:type="pct"/>
            <w:vAlign w:val="center"/>
          </w:tcPr>
          <w:p w14:paraId="5BC67FD5">
            <w:pPr>
              <w:pStyle w:val="57"/>
              <w:spacing w:before="36" w:after="36"/>
              <w:rPr>
                <w:ins w:id="270" w:author="DELL" w:date="2026-06-17T09:26:00Z"/>
                <w:color w:val="000000" w:themeColor="text1"/>
                <w14:textFill>
                  <w14:solidFill>
                    <w14:schemeClr w14:val="tx1"/>
                  </w14:solidFill>
                </w14:textFill>
              </w:rPr>
            </w:pPr>
            <w:ins w:id="271" w:author="DELL" w:date="2026-06-17T09:26:00Z">
              <w:r>
                <w:rPr>
                  <w:rFonts w:hint="eastAsia"/>
                  <w:color w:val="000000" w:themeColor="text1"/>
                  <w14:textFill>
                    <w14:solidFill>
                      <w14:schemeClr w14:val="tx1"/>
                    </w14:solidFill>
                  </w14:textFill>
                </w:rPr>
                <w:t>其他</w:t>
              </w:r>
            </w:ins>
          </w:p>
        </w:tc>
        <w:tc>
          <w:tcPr>
            <w:tcW w:w="773" w:type="pct"/>
            <w:vAlign w:val="center"/>
          </w:tcPr>
          <w:p w14:paraId="6922E6A4">
            <w:pPr>
              <w:pStyle w:val="57"/>
              <w:spacing w:before="36" w:after="36"/>
              <w:rPr>
                <w:ins w:id="272" w:author="DELL" w:date="2026-06-17T09:26:00Z"/>
                <w:color w:val="000000" w:themeColor="text1"/>
                <w14:textFill>
                  <w14:solidFill>
                    <w14:schemeClr w14:val="tx1"/>
                  </w14:solidFill>
                </w14:textFill>
              </w:rPr>
            </w:pPr>
            <w:ins w:id="273" w:author="DELL" w:date="2026-06-17T09:27:00Z">
              <w:r>
                <w:rPr>
                  <w:rFonts w:hint="eastAsia"/>
                  <w:color w:val="000000" w:themeColor="text1"/>
                  <w14:textFill>
                    <w14:solidFill>
                      <w14:schemeClr w14:val="tx1"/>
                    </w14:solidFill>
                  </w14:textFill>
                </w:rPr>
                <w:t>围绕储氢储碳组建国际联合研究联盟</w:t>
              </w:r>
            </w:ins>
          </w:p>
        </w:tc>
        <w:tc>
          <w:tcPr>
            <w:tcW w:w="515" w:type="pct"/>
            <w:vAlign w:val="center"/>
          </w:tcPr>
          <w:p w14:paraId="7AF720BA">
            <w:pPr>
              <w:pStyle w:val="57"/>
              <w:spacing w:before="36" w:after="36"/>
              <w:rPr>
                <w:ins w:id="274" w:author="DELL" w:date="2026-06-17T09:26:00Z"/>
                <w:rFonts w:hint="eastAsia"/>
                <w:color w:val="000000" w:themeColor="text1"/>
                <w14:textFill>
                  <w14:solidFill>
                    <w14:schemeClr w14:val="tx1"/>
                  </w14:solidFill>
                </w14:textFill>
              </w:rPr>
            </w:pPr>
            <w:ins w:id="275" w:author="DELL" w:date="2026-06-17T09:27:00Z">
              <w:r>
                <w:rPr>
                  <w:rFonts w:hint="eastAsia"/>
                  <w:color w:val="000000" w:themeColor="text1"/>
                  <w14:textFill>
                    <w14:solidFill>
                      <w14:schemeClr w14:val="tx1"/>
                    </w14:solidFill>
                  </w14:textFill>
                </w:rPr>
                <w:t>已有</w:t>
              </w:r>
            </w:ins>
            <w:ins w:id="276" w:author="DELL" w:date="2026-06-17T09:28:00Z">
              <w:r>
                <w:rPr>
                  <w:rFonts w:hint="eastAsia"/>
                  <w:color w:val="000000" w:themeColor="text1"/>
                  <w14:textFill>
                    <w14:solidFill>
                      <w14:schemeClr w14:val="tx1"/>
                    </w14:solidFill>
                  </w14:textFill>
                </w:rPr>
                <w:t>多国多方团队年度交流机制</w:t>
              </w:r>
            </w:ins>
          </w:p>
        </w:tc>
        <w:tc>
          <w:tcPr>
            <w:tcW w:w="465" w:type="pct"/>
            <w:vAlign w:val="center"/>
          </w:tcPr>
          <w:p w14:paraId="75AF8923">
            <w:pPr>
              <w:pStyle w:val="57"/>
              <w:spacing w:before="36" w:after="36"/>
              <w:rPr>
                <w:ins w:id="277" w:author="DELL" w:date="2026-06-17T09:26:00Z"/>
                <w:color w:val="000000" w:themeColor="text1"/>
                <w14:textFill>
                  <w14:solidFill>
                    <w14:schemeClr w14:val="tx1"/>
                  </w14:solidFill>
                </w14:textFill>
              </w:rPr>
            </w:pPr>
            <w:ins w:id="278" w:author="DELL" w:date="2026-06-17T09:28:00Z">
              <w:r>
                <w:rPr>
                  <w:rFonts w:hint="eastAsia"/>
                  <w:color w:val="000000" w:themeColor="text1"/>
                  <w14:textFill>
                    <w14:solidFill>
                      <w14:schemeClr w14:val="tx1"/>
                    </w14:solidFill>
                  </w14:textFill>
                </w:rPr>
                <w:t>？</w:t>
              </w:r>
            </w:ins>
          </w:p>
        </w:tc>
        <w:tc>
          <w:tcPr>
            <w:tcW w:w="721" w:type="pct"/>
            <w:vAlign w:val="center"/>
          </w:tcPr>
          <w:p w14:paraId="6A2CF06F">
            <w:pPr>
              <w:pStyle w:val="57"/>
              <w:spacing w:before="36" w:after="36"/>
              <w:rPr>
                <w:ins w:id="279" w:author="DELL" w:date="2026-06-17T09:26:00Z"/>
                <w:color w:val="000000" w:themeColor="text1"/>
                <w14:textFill>
                  <w14:solidFill>
                    <w14:schemeClr w14:val="tx1"/>
                  </w14:solidFill>
                </w14:textFill>
              </w:rPr>
            </w:pPr>
            <w:ins w:id="280" w:author="DELL" w:date="2026-06-17T09:28:00Z">
              <w:r>
                <w:rPr>
                  <w:rFonts w:hint="eastAsia"/>
                  <w:color w:val="000000" w:themeColor="text1"/>
                  <w14:textFill>
                    <w14:solidFill>
                      <w14:schemeClr w14:val="tx1"/>
                    </w14:solidFill>
                  </w14:textFill>
                </w:rPr>
                <w:t>？</w:t>
              </w:r>
            </w:ins>
          </w:p>
        </w:tc>
        <w:tc>
          <w:tcPr>
            <w:tcW w:w="810" w:type="pct"/>
            <w:vAlign w:val="center"/>
          </w:tcPr>
          <w:p w14:paraId="5910C1BE">
            <w:pPr>
              <w:pStyle w:val="57"/>
              <w:spacing w:before="36" w:after="36"/>
              <w:rPr>
                <w:ins w:id="281" w:author="DELL" w:date="2026-06-17T09:26:00Z"/>
                <w:color w:val="000000" w:themeColor="text1"/>
                <w14:textFill>
                  <w14:solidFill>
                    <w14:schemeClr w14:val="tx1"/>
                  </w14:solidFill>
                </w14:textFill>
              </w:rPr>
            </w:pPr>
            <w:ins w:id="282" w:author="DELL" w:date="2026-06-17T09:28:00Z">
              <w:r>
                <w:rPr>
                  <w:rFonts w:hint="eastAsia"/>
                  <w:color w:val="000000" w:themeColor="text1"/>
                  <w14:textFill>
                    <w14:solidFill>
                      <w14:schemeClr w14:val="tx1"/>
                    </w14:solidFill>
                  </w14:textFill>
                </w:rPr>
                <w:t>？</w:t>
              </w:r>
            </w:ins>
          </w:p>
        </w:tc>
      </w:tr>
      <w:tr w14:paraId="48E1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restart"/>
            <w:vAlign w:val="center"/>
          </w:tcPr>
          <w:p w14:paraId="0A0FA6C2">
            <w:pPr>
              <w:pStyle w:val="57"/>
              <w:spacing w:before="36" w:after="36"/>
            </w:pPr>
            <w:r>
              <w:t>科技报告考核指标</w:t>
            </w:r>
          </w:p>
        </w:tc>
        <w:tc>
          <w:tcPr>
            <w:tcW w:w="167" w:type="pct"/>
            <w:vAlign w:val="center"/>
          </w:tcPr>
          <w:p w14:paraId="157D08A4">
            <w:pPr>
              <w:pStyle w:val="57"/>
              <w:spacing w:before="36" w:after="36"/>
            </w:pPr>
            <w:r>
              <w:t>序号</w:t>
            </w:r>
          </w:p>
        </w:tc>
        <w:tc>
          <w:tcPr>
            <w:tcW w:w="1211" w:type="pct"/>
            <w:gridSpan w:val="3"/>
            <w:vAlign w:val="center"/>
          </w:tcPr>
          <w:p w14:paraId="78C13CD6">
            <w:pPr>
              <w:pStyle w:val="57"/>
              <w:spacing w:before="36" w:after="36"/>
            </w:pPr>
            <w:r>
              <w:t>报告类型</w:t>
            </w:r>
          </w:p>
        </w:tc>
        <w:tc>
          <w:tcPr>
            <w:tcW w:w="773" w:type="pct"/>
            <w:vAlign w:val="center"/>
          </w:tcPr>
          <w:p w14:paraId="2847E5F7">
            <w:pPr>
              <w:pStyle w:val="57"/>
              <w:spacing w:before="36" w:after="36"/>
            </w:pPr>
            <w:r>
              <w:t>数量</w:t>
            </w:r>
          </w:p>
        </w:tc>
        <w:tc>
          <w:tcPr>
            <w:tcW w:w="1701" w:type="pct"/>
            <w:gridSpan w:val="3"/>
            <w:vAlign w:val="center"/>
          </w:tcPr>
          <w:p w14:paraId="694DF0E5">
            <w:pPr>
              <w:pStyle w:val="57"/>
              <w:spacing w:before="36" w:after="36"/>
            </w:pPr>
            <w:r>
              <w:t>提交时间</w:t>
            </w:r>
          </w:p>
        </w:tc>
        <w:tc>
          <w:tcPr>
            <w:tcW w:w="810" w:type="pct"/>
            <w:vAlign w:val="center"/>
          </w:tcPr>
          <w:p w14:paraId="6E1F7BEC">
            <w:pPr>
              <w:pStyle w:val="57"/>
              <w:spacing w:before="36" w:after="36"/>
            </w:pPr>
            <w:r>
              <w:t>公开类别及时限</w:t>
            </w:r>
          </w:p>
        </w:tc>
      </w:tr>
      <w:tr w14:paraId="04BC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205F843C">
            <w:pPr>
              <w:pStyle w:val="57"/>
              <w:spacing w:before="36" w:after="36"/>
            </w:pPr>
          </w:p>
        </w:tc>
        <w:tc>
          <w:tcPr>
            <w:tcW w:w="167" w:type="pct"/>
            <w:vAlign w:val="center"/>
          </w:tcPr>
          <w:p w14:paraId="0B60ABA5">
            <w:pPr>
              <w:pStyle w:val="57"/>
              <w:spacing w:before="36" w:after="36"/>
            </w:pPr>
            <w:r>
              <w:t>1</w:t>
            </w:r>
          </w:p>
        </w:tc>
        <w:tc>
          <w:tcPr>
            <w:tcW w:w="1211" w:type="pct"/>
            <w:gridSpan w:val="3"/>
            <w:vAlign w:val="center"/>
          </w:tcPr>
          <w:p w14:paraId="16A5951D">
            <w:pPr>
              <w:pStyle w:val="57"/>
              <w:spacing w:before="36" w:after="36"/>
            </w:pPr>
            <w:r>
              <w:t>最终科技报告</w:t>
            </w:r>
          </w:p>
        </w:tc>
        <w:tc>
          <w:tcPr>
            <w:tcW w:w="773" w:type="pct"/>
            <w:vAlign w:val="center"/>
          </w:tcPr>
          <w:p w14:paraId="6956278A">
            <w:pPr>
              <w:pStyle w:val="57"/>
              <w:spacing w:before="36" w:after="36"/>
            </w:pPr>
            <w:r>
              <w:t>1</w:t>
            </w:r>
          </w:p>
        </w:tc>
        <w:tc>
          <w:tcPr>
            <w:tcW w:w="1701" w:type="pct"/>
            <w:gridSpan w:val="3"/>
            <w:vAlign w:val="center"/>
          </w:tcPr>
          <w:p w14:paraId="2937C734">
            <w:pPr>
              <w:pStyle w:val="57"/>
              <w:spacing w:before="36" w:after="36"/>
            </w:pPr>
            <w:r>
              <w:t>综合绩效评价（验收）前</w:t>
            </w:r>
          </w:p>
        </w:tc>
        <w:tc>
          <w:tcPr>
            <w:tcW w:w="810" w:type="pct"/>
            <w:vAlign w:val="center"/>
          </w:tcPr>
          <w:p w14:paraId="5BE1E936">
            <w:pPr>
              <w:pStyle w:val="57"/>
              <w:spacing w:before="36" w:after="36"/>
            </w:pPr>
            <w:r>
              <w:t>延期公开，3年以内</w:t>
            </w:r>
          </w:p>
        </w:tc>
      </w:tr>
      <w:tr w14:paraId="0ED9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51CDD936">
            <w:pPr>
              <w:pStyle w:val="57"/>
              <w:spacing w:before="36" w:after="36"/>
            </w:pPr>
          </w:p>
        </w:tc>
        <w:tc>
          <w:tcPr>
            <w:tcW w:w="167" w:type="pct"/>
            <w:vAlign w:val="center"/>
          </w:tcPr>
          <w:p w14:paraId="6112C09C">
            <w:pPr>
              <w:pStyle w:val="57"/>
              <w:spacing w:before="36" w:after="36"/>
            </w:pPr>
            <w:r>
              <w:t>2</w:t>
            </w:r>
          </w:p>
        </w:tc>
        <w:tc>
          <w:tcPr>
            <w:tcW w:w="1211" w:type="pct"/>
            <w:gridSpan w:val="3"/>
            <w:vAlign w:val="center"/>
          </w:tcPr>
          <w:p w14:paraId="27741244">
            <w:pPr>
              <w:pStyle w:val="57"/>
              <w:spacing w:before="36" w:after="36"/>
            </w:pPr>
            <w:r>
              <w:t>年度技术进展报告</w:t>
            </w:r>
          </w:p>
        </w:tc>
        <w:tc>
          <w:tcPr>
            <w:tcW w:w="773" w:type="pct"/>
            <w:vAlign w:val="center"/>
          </w:tcPr>
          <w:p w14:paraId="2AED7C44">
            <w:pPr>
              <w:pStyle w:val="57"/>
              <w:spacing w:before="36" w:after="36"/>
            </w:pPr>
            <w:r>
              <w:t>3</w:t>
            </w:r>
          </w:p>
        </w:tc>
        <w:tc>
          <w:tcPr>
            <w:tcW w:w="1701" w:type="pct"/>
            <w:gridSpan w:val="3"/>
            <w:vAlign w:val="center"/>
          </w:tcPr>
          <w:p w14:paraId="73C51411">
            <w:pPr>
              <w:pStyle w:val="57"/>
              <w:spacing w:before="36" w:after="36"/>
            </w:pPr>
            <w:r>
              <w:t>每年年度检查时</w:t>
            </w:r>
          </w:p>
        </w:tc>
        <w:tc>
          <w:tcPr>
            <w:tcW w:w="810" w:type="pct"/>
            <w:vAlign w:val="center"/>
          </w:tcPr>
          <w:p w14:paraId="6A9FC86F">
            <w:pPr>
              <w:pStyle w:val="57"/>
              <w:spacing w:before="36" w:after="36"/>
            </w:pPr>
            <w:r>
              <w:t>延期公开，3年以内</w:t>
            </w:r>
          </w:p>
        </w:tc>
      </w:tr>
      <w:tr w14:paraId="39B0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3E60CD7F">
            <w:pPr>
              <w:pStyle w:val="57"/>
              <w:spacing w:before="36" w:after="36"/>
            </w:pPr>
          </w:p>
        </w:tc>
        <w:tc>
          <w:tcPr>
            <w:tcW w:w="167" w:type="pct"/>
            <w:vAlign w:val="center"/>
          </w:tcPr>
          <w:p w14:paraId="22B849E5">
            <w:pPr>
              <w:pStyle w:val="57"/>
              <w:spacing w:before="36" w:after="36"/>
            </w:pPr>
            <w:r>
              <w:t>3</w:t>
            </w:r>
          </w:p>
        </w:tc>
        <w:tc>
          <w:tcPr>
            <w:tcW w:w="1211" w:type="pct"/>
            <w:gridSpan w:val="3"/>
            <w:vAlign w:val="center"/>
          </w:tcPr>
          <w:p w14:paraId="12F797FB">
            <w:pPr>
              <w:pStyle w:val="57"/>
              <w:spacing w:before="36" w:after="36"/>
            </w:pPr>
            <w:r>
              <w:t>专题科技报告（实验报告）</w:t>
            </w:r>
          </w:p>
        </w:tc>
        <w:tc>
          <w:tcPr>
            <w:tcW w:w="773" w:type="pct"/>
            <w:vAlign w:val="center"/>
          </w:tcPr>
          <w:p w14:paraId="3F8E3E18">
            <w:pPr>
              <w:pStyle w:val="57"/>
              <w:spacing w:before="36" w:after="36"/>
            </w:pPr>
            <w:r>
              <w:t>若干</w:t>
            </w:r>
          </w:p>
        </w:tc>
        <w:tc>
          <w:tcPr>
            <w:tcW w:w="1701" w:type="pct"/>
            <w:gridSpan w:val="3"/>
            <w:vAlign w:val="center"/>
          </w:tcPr>
          <w:p w14:paraId="4EF0E440">
            <w:pPr>
              <w:pStyle w:val="57"/>
              <w:spacing w:before="36" w:after="36"/>
            </w:pPr>
            <w:r>
              <w:t>项目实施过程中</w:t>
            </w:r>
          </w:p>
        </w:tc>
        <w:tc>
          <w:tcPr>
            <w:tcW w:w="810" w:type="pct"/>
            <w:vAlign w:val="center"/>
          </w:tcPr>
          <w:p w14:paraId="0A715AAC">
            <w:pPr>
              <w:pStyle w:val="57"/>
              <w:spacing w:before="36" w:after="36"/>
            </w:pPr>
            <w:r>
              <w:t>延期公开，3年以内</w:t>
            </w:r>
          </w:p>
        </w:tc>
      </w:tr>
      <w:tr w14:paraId="4817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3725E772">
            <w:pPr>
              <w:pStyle w:val="57"/>
              <w:spacing w:before="36" w:after="36"/>
            </w:pPr>
          </w:p>
        </w:tc>
        <w:tc>
          <w:tcPr>
            <w:tcW w:w="167" w:type="pct"/>
            <w:vAlign w:val="center"/>
          </w:tcPr>
          <w:p w14:paraId="442CC772">
            <w:pPr>
              <w:pStyle w:val="57"/>
              <w:spacing w:before="36" w:after="36"/>
            </w:pPr>
            <w:r>
              <w:t>4</w:t>
            </w:r>
          </w:p>
        </w:tc>
        <w:tc>
          <w:tcPr>
            <w:tcW w:w="1211" w:type="pct"/>
            <w:gridSpan w:val="3"/>
            <w:vAlign w:val="center"/>
          </w:tcPr>
          <w:p w14:paraId="04EC41C0">
            <w:pPr>
              <w:pStyle w:val="57"/>
              <w:spacing w:before="36" w:after="36"/>
            </w:pPr>
            <w:r>
              <w:t>专题科技报告（试验报告）</w:t>
            </w:r>
          </w:p>
        </w:tc>
        <w:tc>
          <w:tcPr>
            <w:tcW w:w="773" w:type="pct"/>
            <w:vAlign w:val="center"/>
          </w:tcPr>
          <w:p w14:paraId="76A31459">
            <w:pPr>
              <w:pStyle w:val="57"/>
              <w:spacing w:before="36" w:after="36"/>
            </w:pPr>
            <w:r>
              <w:t>若干</w:t>
            </w:r>
          </w:p>
        </w:tc>
        <w:tc>
          <w:tcPr>
            <w:tcW w:w="1701" w:type="pct"/>
            <w:gridSpan w:val="3"/>
            <w:vAlign w:val="center"/>
          </w:tcPr>
          <w:p w14:paraId="6950A3F9">
            <w:pPr>
              <w:pStyle w:val="57"/>
              <w:spacing w:before="36" w:after="36"/>
            </w:pPr>
            <w:r>
              <w:t>项目实施过程中</w:t>
            </w:r>
          </w:p>
        </w:tc>
        <w:tc>
          <w:tcPr>
            <w:tcW w:w="810" w:type="pct"/>
            <w:vAlign w:val="center"/>
          </w:tcPr>
          <w:p w14:paraId="55AF7B38">
            <w:pPr>
              <w:pStyle w:val="57"/>
              <w:spacing w:before="36" w:after="36"/>
            </w:pPr>
            <w:r>
              <w:t>延期公开，3年以内</w:t>
            </w:r>
          </w:p>
        </w:tc>
      </w:tr>
      <w:tr w14:paraId="4069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363C2BB7">
            <w:pPr>
              <w:pStyle w:val="57"/>
              <w:spacing w:before="36" w:after="36"/>
            </w:pPr>
          </w:p>
        </w:tc>
        <w:tc>
          <w:tcPr>
            <w:tcW w:w="167" w:type="pct"/>
            <w:vAlign w:val="center"/>
          </w:tcPr>
          <w:p w14:paraId="3D65E83E">
            <w:pPr>
              <w:pStyle w:val="57"/>
              <w:spacing w:before="36" w:after="36"/>
            </w:pPr>
            <w:r>
              <w:t>5</w:t>
            </w:r>
          </w:p>
        </w:tc>
        <w:tc>
          <w:tcPr>
            <w:tcW w:w="1211" w:type="pct"/>
            <w:gridSpan w:val="3"/>
            <w:vAlign w:val="center"/>
          </w:tcPr>
          <w:p w14:paraId="098B676C">
            <w:pPr>
              <w:pStyle w:val="57"/>
              <w:spacing w:before="36" w:after="36"/>
            </w:pPr>
            <w:r>
              <w:t>专题科技报告（调研报告）</w:t>
            </w:r>
          </w:p>
        </w:tc>
        <w:tc>
          <w:tcPr>
            <w:tcW w:w="773" w:type="pct"/>
            <w:vAlign w:val="center"/>
          </w:tcPr>
          <w:p w14:paraId="440B45FE">
            <w:pPr>
              <w:pStyle w:val="57"/>
              <w:spacing w:before="36" w:after="36"/>
            </w:pPr>
            <w:r>
              <w:t>若干</w:t>
            </w:r>
          </w:p>
        </w:tc>
        <w:tc>
          <w:tcPr>
            <w:tcW w:w="1701" w:type="pct"/>
            <w:gridSpan w:val="3"/>
            <w:vAlign w:val="center"/>
          </w:tcPr>
          <w:p w14:paraId="7F88FE1B">
            <w:pPr>
              <w:pStyle w:val="57"/>
              <w:spacing w:before="36" w:after="36"/>
            </w:pPr>
            <w:r>
              <w:t>项目实施过程中</w:t>
            </w:r>
          </w:p>
        </w:tc>
        <w:tc>
          <w:tcPr>
            <w:tcW w:w="810" w:type="pct"/>
            <w:vAlign w:val="center"/>
          </w:tcPr>
          <w:p w14:paraId="45895409">
            <w:pPr>
              <w:pStyle w:val="57"/>
              <w:spacing w:before="36" w:after="36"/>
            </w:pPr>
            <w:r>
              <w:t>延期公开，3年以内</w:t>
            </w:r>
          </w:p>
        </w:tc>
      </w:tr>
      <w:tr w14:paraId="0E90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30E21305">
            <w:pPr>
              <w:pStyle w:val="57"/>
              <w:spacing w:before="36" w:after="36"/>
            </w:pPr>
          </w:p>
        </w:tc>
        <w:tc>
          <w:tcPr>
            <w:tcW w:w="167" w:type="pct"/>
            <w:vAlign w:val="center"/>
          </w:tcPr>
          <w:p w14:paraId="6C0076EA">
            <w:pPr>
              <w:pStyle w:val="57"/>
              <w:spacing w:before="36" w:after="36"/>
            </w:pPr>
            <w:r>
              <w:t>6</w:t>
            </w:r>
          </w:p>
        </w:tc>
        <w:tc>
          <w:tcPr>
            <w:tcW w:w="1211" w:type="pct"/>
            <w:gridSpan w:val="3"/>
            <w:vAlign w:val="center"/>
          </w:tcPr>
          <w:p w14:paraId="68DECF83">
            <w:pPr>
              <w:pStyle w:val="57"/>
              <w:spacing w:before="36" w:after="36"/>
            </w:pPr>
            <w:r>
              <w:t>专题科技报告（技术考察）</w:t>
            </w:r>
          </w:p>
        </w:tc>
        <w:tc>
          <w:tcPr>
            <w:tcW w:w="773" w:type="pct"/>
            <w:vAlign w:val="center"/>
          </w:tcPr>
          <w:p w14:paraId="46CBD2FE">
            <w:pPr>
              <w:pStyle w:val="57"/>
              <w:spacing w:before="36" w:after="36"/>
            </w:pPr>
            <w:r>
              <w:t>若干</w:t>
            </w:r>
          </w:p>
        </w:tc>
        <w:tc>
          <w:tcPr>
            <w:tcW w:w="1701" w:type="pct"/>
            <w:gridSpan w:val="3"/>
            <w:vAlign w:val="center"/>
          </w:tcPr>
          <w:p w14:paraId="146A4486">
            <w:pPr>
              <w:pStyle w:val="57"/>
              <w:spacing w:before="36" w:after="36"/>
            </w:pPr>
            <w:r>
              <w:t>项目实施过程中</w:t>
            </w:r>
          </w:p>
        </w:tc>
        <w:tc>
          <w:tcPr>
            <w:tcW w:w="810" w:type="pct"/>
            <w:vAlign w:val="center"/>
          </w:tcPr>
          <w:p w14:paraId="4BD391E2">
            <w:pPr>
              <w:pStyle w:val="57"/>
              <w:spacing w:before="36" w:after="36"/>
            </w:pPr>
            <w:r>
              <w:t>延期公开，3年以内</w:t>
            </w:r>
          </w:p>
        </w:tc>
      </w:tr>
      <w:tr w14:paraId="1B87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57268492">
            <w:pPr>
              <w:pStyle w:val="57"/>
              <w:spacing w:before="36" w:after="36"/>
            </w:pPr>
          </w:p>
        </w:tc>
        <w:tc>
          <w:tcPr>
            <w:tcW w:w="167" w:type="pct"/>
            <w:vAlign w:val="center"/>
          </w:tcPr>
          <w:p w14:paraId="7BB8C32E">
            <w:pPr>
              <w:pStyle w:val="57"/>
              <w:spacing w:before="36" w:after="36"/>
            </w:pPr>
            <w:r>
              <w:t>7</w:t>
            </w:r>
          </w:p>
        </w:tc>
        <w:tc>
          <w:tcPr>
            <w:tcW w:w="1211" w:type="pct"/>
            <w:gridSpan w:val="3"/>
            <w:vAlign w:val="center"/>
          </w:tcPr>
          <w:p w14:paraId="7A24BC5C">
            <w:pPr>
              <w:pStyle w:val="57"/>
              <w:spacing w:before="36" w:after="36"/>
            </w:pPr>
            <w:r>
              <w:t>专题科技报告（设计报告）</w:t>
            </w:r>
          </w:p>
        </w:tc>
        <w:tc>
          <w:tcPr>
            <w:tcW w:w="773" w:type="pct"/>
            <w:vAlign w:val="center"/>
          </w:tcPr>
          <w:p w14:paraId="6E5B10FA">
            <w:pPr>
              <w:pStyle w:val="57"/>
              <w:spacing w:before="36" w:after="36"/>
            </w:pPr>
            <w:r>
              <w:t>若干</w:t>
            </w:r>
          </w:p>
        </w:tc>
        <w:tc>
          <w:tcPr>
            <w:tcW w:w="1701" w:type="pct"/>
            <w:gridSpan w:val="3"/>
            <w:vAlign w:val="center"/>
          </w:tcPr>
          <w:p w14:paraId="36A734E4">
            <w:pPr>
              <w:pStyle w:val="57"/>
              <w:spacing w:before="36" w:after="36"/>
            </w:pPr>
            <w:r>
              <w:t>项目实施过程中</w:t>
            </w:r>
          </w:p>
        </w:tc>
        <w:tc>
          <w:tcPr>
            <w:tcW w:w="810" w:type="pct"/>
            <w:vAlign w:val="center"/>
          </w:tcPr>
          <w:p w14:paraId="47A4E239">
            <w:pPr>
              <w:pStyle w:val="57"/>
              <w:spacing w:before="36" w:after="36"/>
            </w:pPr>
            <w:r>
              <w:t>延期公开，3年以内</w:t>
            </w:r>
          </w:p>
        </w:tc>
      </w:tr>
      <w:tr w14:paraId="0A4F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338" w:type="pct"/>
            <w:vMerge w:val="continue"/>
            <w:vAlign w:val="center"/>
          </w:tcPr>
          <w:p w14:paraId="3902E78A">
            <w:pPr>
              <w:pStyle w:val="57"/>
              <w:spacing w:before="36" w:after="36"/>
            </w:pPr>
          </w:p>
        </w:tc>
        <w:tc>
          <w:tcPr>
            <w:tcW w:w="167" w:type="pct"/>
            <w:vAlign w:val="center"/>
          </w:tcPr>
          <w:p w14:paraId="3F796D81">
            <w:pPr>
              <w:pStyle w:val="57"/>
              <w:spacing w:before="36" w:after="36"/>
            </w:pPr>
            <w:r>
              <w:t>8</w:t>
            </w:r>
          </w:p>
        </w:tc>
        <w:tc>
          <w:tcPr>
            <w:tcW w:w="1211" w:type="pct"/>
            <w:gridSpan w:val="3"/>
            <w:vAlign w:val="center"/>
          </w:tcPr>
          <w:p w14:paraId="306AB592">
            <w:pPr>
              <w:pStyle w:val="57"/>
              <w:spacing w:before="36" w:after="36"/>
            </w:pPr>
            <w:r>
              <w:t>专题科技报告（测试报告）</w:t>
            </w:r>
          </w:p>
        </w:tc>
        <w:tc>
          <w:tcPr>
            <w:tcW w:w="773" w:type="pct"/>
            <w:vAlign w:val="center"/>
          </w:tcPr>
          <w:p w14:paraId="08C4755D">
            <w:pPr>
              <w:pStyle w:val="57"/>
              <w:spacing w:before="36" w:after="36"/>
            </w:pPr>
            <w:r>
              <w:t>若干</w:t>
            </w:r>
          </w:p>
        </w:tc>
        <w:tc>
          <w:tcPr>
            <w:tcW w:w="1701" w:type="pct"/>
            <w:gridSpan w:val="3"/>
            <w:vAlign w:val="center"/>
          </w:tcPr>
          <w:p w14:paraId="73D723A9">
            <w:pPr>
              <w:pStyle w:val="57"/>
              <w:spacing w:before="36" w:after="36"/>
            </w:pPr>
            <w:r>
              <w:t>项目实施过程中</w:t>
            </w:r>
          </w:p>
        </w:tc>
        <w:tc>
          <w:tcPr>
            <w:tcW w:w="810" w:type="pct"/>
            <w:vAlign w:val="center"/>
          </w:tcPr>
          <w:p w14:paraId="1F7FF10C">
            <w:pPr>
              <w:pStyle w:val="57"/>
              <w:spacing w:before="36" w:after="36"/>
            </w:pPr>
            <w:r>
              <w:t>延期公开，3年以内</w:t>
            </w:r>
          </w:p>
        </w:tc>
      </w:tr>
      <w:tr w14:paraId="3A7E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505" w:type="pct"/>
            <w:gridSpan w:val="2"/>
            <w:vMerge w:val="restart"/>
            <w:vAlign w:val="center"/>
          </w:tcPr>
          <w:p w14:paraId="1A918708">
            <w:pPr>
              <w:pStyle w:val="57"/>
              <w:spacing w:before="36" w:after="36"/>
            </w:pPr>
            <w:r>
              <w:rPr>
                <w:position w:val="6"/>
              </w:rPr>
              <w:t>与国（境）外机构的预期合作交流情况</w:t>
            </w:r>
          </w:p>
        </w:tc>
        <w:tc>
          <w:tcPr>
            <w:tcW w:w="1211" w:type="pct"/>
            <w:gridSpan w:val="3"/>
            <w:vAlign w:val="center"/>
          </w:tcPr>
          <w:p w14:paraId="5BF5F73A">
            <w:pPr>
              <w:pStyle w:val="57"/>
              <w:spacing w:before="36" w:after="36"/>
            </w:pPr>
            <w:r>
              <w:rPr>
                <w:position w:val="6"/>
              </w:rPr>
              <w:t>到国境（外）出访交流人次</w:t>
            </w:r>
          </w:p>
        </w:tc>
        <w:tc>
          <w:tcPr>
            <w:tcW w:w="773" w:type="pct"/>
            <w:vAlign w:val="center"/>
          </w:tcPr>
          <w:p w14:paraId="061A4431">
            <w:pPr>
              <w:pStyle w:val="57"/>
              <w:spacing w:before="36" w:after="36"/>
            </w:pPr>
            <w:r>
              <w:rPr>
                <w:rFonts w:hint="eastAsia"/>
              </w:rPr>
              <w:t>2</w:t>
            </w:r>
          </w:p>
        </w:tc>
        <w:tc>
          <w:tcPr>
            <w:tcW w:w="1701" w:type="pct"/>
            <w:gridSpan w:val="3"/>
            <w:vAlign w:val="center"/>
          </w:tcPr>
          <w:p w14:paraId="38B6B04B">
            <w:pPr>
              <w:pStyle w:val="57"/>
              <w:spacing w:before="36" w:after="36"/>
            </w:pPr>
            <w:r>
              <w:rPr>
                <w:position w:val="6"/>
              </w:rPr>
              <w:t>接待境外人员来访交流人次</w:t>
            </w:r>
          </w:p>
        </w:tc>
        <w:tc>
          <w:tcPr>
            <w:tcW w:w="810" w:type="pct"/>
            <w:vAlign w:val="center"/>
          </w:tcPr>
          <w:p w14:paraId="5395F254">
            <w:pPr>
              <w:pStyle w:val="57"/>
              <w:spacing w:before="36" w:after="36"/>
            </w:pPr>
            <w:r>
              <w:t>8</w:t>
            </w:r>
          </w:p>
        </w:tc>
      </w:tr>
      <w:tr w14:paraId="3705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505" w:type="pct"/>
            <w:gridSpan w:val="2"/>
            <w:vMerge w:val="continue"/>
            <w:vAlign w:val="center"/>
          </w:tcPr>
          <w:p w14:paraId="1F14C770">
            <w:pPr>
              <w:pStyle w:val="57"/>
              <w:spacing w:before="36" w:after="36"/>
            </w:pPr>
          </w:p>
        </w:tc>
        <w:tc>
          <w:tcPr>
            <w:tcW w:w="1211" w:type="pct"/>
            <w:gridSpan w:val="3"/>
            <w:vAlign w:val="center"/>
          </w:tcPr>
          <w:p w14:paraId="7B33C6DC">
            <w:pPr>
              <w:pStyle w:val="57"/>
              <w:spacing w:before="36" w:after="36"/>
            </w:pPr>
            <w:r>
              <w:rPr>
                <w:position w:val="6"/>
              </w:rPr>
              <w:t>吸引境外人才来华研究人次</w:t>
            </w:r>
          </w:p>
        </w:tc>
        <w:tc>
          <w:tcPr>
            <w:tcW w:w="773" w:type="pct"/>
            <w:vAlign w:val="center"/>
          </w:tcPr>
          <w:p w14:paraId="0C60E873">
            <w:pPr>
              <w:pStyle w:val="57"/>
              <w:spacing w:before="36" w:after="36"/>
            </w:pPr>
            <w:r>
              <w:t>10</w:t>
            </w:r>
          </w:p>
        </w:tc>
        <w:tc>
          <w:tcPr>
            <w:tcW w:w="1701" w:type="pct"/>
            <w:gridSpan w:val="3"/>
            <w:vAlign w:val="center"/>
          </w:tcPr>
          <w:p w14:paraId="7CC2476F">
            <w:pPr>
              <w:pStyle w:val="57"/>
              <w:spacing w:before="36" w:after="36"/>
              <w:rPr>
                <w:position w:val="6"/>
              </w:rPr>
            </w:pPr>
            <w:r>
              <w:rPr>
                <w:position w:val="6"/>
              </w:rPr>
              <w:t>派出人员到国（境）外开展研究人次</w:t>
            </w:r>
          </w:p>
        </w:tc>
        <w:tc>
          <w:tcPr>
            <w:tcW w:w="810" w:type="pct"/>
            <w:vAlign w:val="center"/>
          </w:tcPr>
          <w:p w14:paraId="443B6E5A">
            <w:pPr>
              <w:pStyle w:val="57"/>
              <w:spacing w:before="36" w:after="36"/>
            </w:pPr>
            <w:r>
              <w:t>5</w:t>
            </w:r>
          </w:p>
        </w:tc>
      </w:tr>
      <w:tr w14:paraId="5BF2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505" w:type="pct"/>
            <w:gridSpan w:val="2"/>
            <w:vMerge w:val="continue"/>
            <w:vAlign w:val="center"/>
          </w:tcPr>
          <w:p w14:paraId="601F8368">
            <w:pPr>
              <w:pStyle w:val="57"/>
              <w:spacing w:before="36" w:after="36"/>
            </w:pPr>
          </w:p>
        </w:tc>
        <w:tc>
          <w:tcPr>
            <w:tcW w:w="1211" w:type="pct"/>
            <w:gridSpan w:val="3"/>
            <w:vAlign w:val="center"/>
          </w:tcPr>
          <w:p w14:paraId="34011D40">
            <w:pPr>
              <w:pStyle w:val="57"/>
              <w:spacing w:before="36" w:after="36"/>
            </w:pPr>
            <w:r>
              <w:rPr>
                <w:position w:val="6"/>
              </w:rPr>
              <w:t>合作发表科技论文数</w:t>
            </w:r>
          </w:p>
        </w:tc>
        <w:tc>
          <w:tcPr>
            <w:tcW w:w="773" w:type="pct"/>
            <w:vAlign w:val="center"/>
          </w:tcPr>
          <w:p w14:paraId="29CBEC61">
            <w:pPr>
              <w:pStyle w:val="57"/>
              <w:spacing w:before="36" w:after="36"/>
            </w:pPr>
            <w:r>
              <w:t>4</w:t>
            </w:r>
          </w:p>
        </w:tc>
        <w:tc>
          <w:tcPr>
            <w:tcW w:w="1701" w:type="pct"/>
            <w:gridSpan w:val="3"/>
            <w:vAlign w:val="center"/>
          </w:tcPr>
          <w:p w14:paraId="0F380DB2">
            <w:pPr>
              <w:pStyle w:val="57"/>
              <w:spacing w:before="36" w:after="36"/>
              <w:rPr>
                <w:position w:val="6"/>
              </w:rPr>
            </w:pPr>
            <w:r>
              <w:rPr>
                <w:position w:val="6"/>
              </w:rPr>
              <w:t>合作申请发明专利项数</w:t>
            </w:r>
          </w:p>
        </w:tc>
        <w:tc>
          <w:tcPr>
            <w:tcW w:w="810" w:type="pct"/>
            <w:vAlign w:val="center"/>
          </w:tcPr>
          <w:p w14:paraId="747231F0">
            <w:pPr>
              <w:pStyle w:val="57"/>
              <w:spacing w:before="36" w:after="36"/>
            </w:pPr>
            <w:r>
              <w:t>8</w:t>
            </w:r>
          </w:p>
        </w:tc>
      </w:tr>
      <w:tr w14:paraId="36FF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505" w:type="pct"/>
            <w:gridSpan w:val="2"/>
            <w:vMerge w:val="continue"/>
            <w:vAlign w:val="center"/>
          </w:tcPr>
          <w:p w14:paraId="0AE0C807">
            <w:pPr>
              <w:pStyle w:val="57"/>
              <w:spacing w:before="36" w:after="36"/>
            </w:pPr>
          </w:p>
        </w:tc>
        <w:tc>
          <w:tcPr>
            <w:tcW w:w="1211" w:type="pct"/>
            <w:gridSpan w:val="3"/>
            <w:vAlign w:val="center"/>
          </w:tcPr>
          <w:p w14:paraId="6C666C4A">
            <w:pPr>
              <w:pStyle w:val="57"/>
              <w:spacing w:before="36" w:after="36"/>
            </w:pPr>
            <w:r>
              <w:rPr>
                <w:position w:val="6"/>
              </w:rPr>
              <w:t>合作申请国际标准数</w:t>
            </w:r>
          </w:p>
        </w:tc>
        <w:tc>
          <w:tcPr>
            <w:tcW w:w="773" w:type="pct"/>
            <w:vAlign w:val="center"/>
          </w:tcPr>
          <w:p w14:paraId="3055321E">
            <w:pPr>
              <w:pStyle w:val="57"/>
              <w:spacing w:before="36" w:after="36"/>
            </w:pPr>
            <w:r>
              <w:t>0</w:t>
            </w:r>
          </w:p>
        </w:tc>
        <w:tc>
          <w:tcPr>
            <w:tcW w:w="1701" w:type="pct"/>
            <w:gridSpan w:val="3"/>
            <w:vAlign w:val="center"/>
          </w:tcPr>
          <w:p w14:paraId="4F707DA4">
            <w:pPr>
              <w:pStyle w:val="57"/>
              <w:spacing w:before="36" w:after="36"/>
            </w:pPr>
            <w:r>
              <w:rPr>
                <w:position w:val="6"/>
              </w:rPr>
              <w:t>联合培养人才人数</w:t>
            </w:r>
          </w:p>
        </w:tc>
        <w:tc>
          <w:tcPr>
            <w:tcW w:w="810" w:type="pct"/>
            <w:vAlign w:val="center"/>
          </w:tcPr>
          <w:p w14:paraId="2990E721">
            <w:pPr>
              <w:pStyle w:val="57"/>
              <w:spacing w:before="36" w:after="36"/>
            </w:pPr>
            <w:r>
              <w:t>6</w:t>
            </w:r>
          </w:p>
        </w:tc>
      </w:tr>
      <w:tr w14:paraId="0CB1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505" w:type="pct"/>
            <w:gridSpan w:val="2"/>
            <w:vMerge w:val="continue"/>
            <w:vAlign w:val="center"/>
          </w:tcPr>
          <w:p w14:paraId="07052382">
            <w:pPr>
              <w:pStyle w:val="57"/>
              <w:spacing w:before="36" w:after="36"/>
            </w:pPr>
          </w:p>
        </w:tc>
        <w:tc>
          <w:tcPr>
            <w:tcW w:w="1211" w:type="pct"/>
            <w:gridSpan w:val="3"/>
            <w:vAlign w:val="center"/>
          </w:tcPr>
          <w:p w14:paraId="6B2FE0E8">
            <w:pPr>
              <w:pStyle w:val="57"/>
              <w:spacing w:before="36" w:after="36"/>
            </w:pPr>
            <w:r>
              <w:rPr>
                <w:position w:val="6"/>
              </w:rPr>
              <w:t>海外引进人才数</w:t>
            </w:r>
          </w:p>
        </w:tc>
        <w:tc>
          <w:tcPr>
            <w:tcW w:w="773" w:type="pct"/>
            <w:vAlign w:val="center"/>
          </w:tcPr>
          <w:p w14:paraId="26D40457">
            <w:pPr>
              <w:pStyle w:val="57"/>
              <w:spacing w:before="36" w:after="36"/>
            </w:pPr>
            <w:r>
              <w:t>3</w:t>
            </w:r>
          </w:p>
        </w:tc>
        <w:tc>
          <w:tcPr>
            <w:tcW w:w="1701" w:type="pct"/>
            <w:gridSpan w:val="3"/>
            <w:vAlign w:val="center"/>
          </w:tcPr>
          <w:p w14:paraId="2EB7525A">
            <w:pPr>
              <w:pStyle w:val="57"/>
              <w:spacing w:before="36" w:after="36"/>
            </w:pPr>
            <w:r>
              <w:rPr>
                <w:position w:val="6"/>
              </w:rPr>
              <w:t>新建联合实验室等合作平台数</w:t>
            </w:r>
          </w:p>
        </w:tc>
        <w:tc>
          <w:tcPr>
            <w:tcW w:w="810" w:type="pct"/>
            <w:vAlign w:val="center"/>
          </w:tcPr>
          <w:p w14:paraId="49DF0AE1">
            <w:pPr>
              <w:pStyle w:val="57"/>
              <w:spacing w:before="36" w:after="36"/>
              <w:rPr>
                <w:color w:val="000000" w:themeColor="text1"/>
                <w14:textFill>
                  <w14:solidFill>
                    <w14:schemeClr w14:val="tx1"/>
                  </w14:solidFill>
                </w14:textFill>
              </w:rPr>
            </w:pPr>
            <w:r>
              <w:t>1</w:t>
            </w:r>
          </w:p>
        </w:tc>
      </w:tr>
    </w:tbl>
    <w:p w14:paraId="31CB4640">
      <w:pPr>
        <w:pStyle w:val="20"/>
        <w:adjustRightInd w:val="0"/>
        <w:spacing w:line="400" w:lineRule="exact"/>
        <w:ind w:left="200" w:hanging="200" w:hangingChars="100"/>
        <w:rPr>
          <w:rFonts w:ascii="Times New Roman" w:hAnsi="Times New Roman" w:eastAsia="宋体" w:cs="Times New Roman"/>
          <w:bCs/>
          <w:sz w:val="20"/>
          <w:szCs w:val="20"/>
        </w:rPr>
      </w:pPr>
      <w:r>
        <w:rPr>
          <w:rFonts w:ascii="Times New Roman" w:hAnsi="Times New Roman" w:eastAsia="宋体" w:cs="Times New Roman"/>
          <w:bCs/>
          <w:sz w:val="20"/>
          <w:szCs w:val="20"/>
        </w:rPr>
        <w:t>备注：</w:t>
      </w:r>
    </w:p>
    <w:p w14:paraId="5E52C71C">
      <w:pPr>
        <w:pStyle w:val="20"/>
        <w:adjustRightInd w:val="0"/>
        <w:spacing w:line="400" w:lineRule="exact"/>
        <w:ind w:left="200" w:hanging="200" w:hangingChars="100"/>
        <w:rPr>
          <w:rFonts w:ascii="Times New Roman" w:hAnsi="Times New Roman" w:eastAsia="宋体" w:cs="Times New Roman"/>
          <w:bCs/>
          <w:sz w:val="20"/>
          <w:szCs w:val="20"/>
        </w:rPr>
      </w:pPr>
      <w:r>
        <w:rPr>
          <w:rFonts w:ascii="Times New Roman" w:hAnsi="Times New Roman" w:eastAsia="宋体" w:cs="Times New Roman"/>
          <w:bCs/>
          <w:sz w:val="20"/>
          <w:szCs w:val="20"/>
        </w:rPr>
        <w:t>1.“项目目标”，应从以下方面明确描述：（1）项目合作主要针对什么问题和需求；（2）将要解决哪些科学问题、突破哪些核心/共性/关键技术；（3）预期成果；（4）成果将以何种方式应用在哪些领域/行业/重大工程等，在国内亦或国（境）外应用，并将在双方科技、经济、社会、环境或国防安全等方面发挥何种的作用和影响。</w:t>
      </w:r>
    </w:p>
    <w:p w14:paraId="28AD706A">
      <w:pPr>
        <w:pStyle w:val="20"/>
        <w:adjustRightInd w:val="0"/>
        <w:spacing w:line="400" w:lineRule="exact"/>
        <w:ind w:left="200" w:hanging="200" w:hangingChars="100"/>
        <w:rPr>
          <w:rFonts w:ascii="Times New Roman" w:hAnsi="Times New Roman" w:eastAsia="宋体" w:cs="Times New Roman"/>
          <w:bCs/>
          <w:sz w:val="20"/>
          <w:szCs w:val="20"/>
        </w:rPr>
      </w:pPr>
      <w:r>
        <w:rPr>
          <w:rFonts w:hint="eastAsia" w:ascii="Times New Roman" w:hAnsi="Times New Roman" w:eastAsia="宋体" w:cs="Times New Roman"/>
          <w:bCs/>
          <w:sz w:val="20"/>
          <w:szCs w:val="20"/>
        </w:rPr>
        <w:t>2</w:t>
      </w:r>
      <w:r>
        <w:rPr>
          <w:rFonts w:ascii="Times New Roman" w:hAnsi="Times New Roman" w:eastAsia="宋体" w:cs="Times New Roman"/>
          <w:bCs/>
          <w:sz w:val="20"/>
          <w:szCs w:val="20"/>
        </w:rPr>
        <w:t>.“考核指标”，指相应成果的数量指标、技术指标、质量指标、应用指标和产业化指标等，其中，数量指标可以为专利、产品等的数量；论文代表作应注重质量，不</w:t>
      </w:r>
      <w:r>
        <w:rPr>
          <w:rFonts w:hint="eastAsia" w:ascii="Times New Roman" w:hAnsi="Times New Roman" w:eastAsia="宋体" w:cs="Times New Roman"/>
          <w:bCs/>
          <w:sz w:val="20"/>
          <w:szCs w:val="20"/>
        </w:rPr>
        <w:t>简单</w:t>
      </w:r>
      <w:r>
        <w:rPr>
          <w:rFonts w:ascii="Times New Roman" w:hAnsi="Times New Roman" w:eastAsia="宋体" w:cs="Times New Roman"/>
          <w:bCs/>
          <w:sz w:val="20"/>
          <w:szCs w:val="20"/>
        </w:rPr>
        <w:t>以数量作为评价标准</w:t>
      </w:r>
      <w:r>
        <w:rPr>
          <w:rFonts w:hint="eastAsia" w:ascii="Times New Roman" w:hAnsi="Times New Roman" w:eastAsia="宋体" w:cs="Times New Roman"/>
          <w:bCs/>
          <w:sz w:val="20"/>
          <w:szCs w:val="20"/>
        </w:rPr>
        <w:t>，并须第一标注本项目资助信息</w:t>
      </w:r>
      <w:r>
        <w:rPr>
          <w:rFonts w:ascii="Times New Roman" w:hAnsi="Times New Roman" w:eastAsia="宋体" w:cs="Times New Roman"/>
          <w:bCs/>
          <w:sz w:val="20"/>
          <w:szCs w:val="20"/>
        </w:rPr>
        <w:t>；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以及项目完成时要到达的指标值/状态。同时，考核指标也应包括支撑和服务外交、其他重大科研、经济、社会发展、生态环境、科学普及需求等方面的直接和间接效益。如对国家重大工程、社会民生发展等提供了关键技术支撑，配合总体外交战略、提升国际话语权和国际形象，成果转让并带动了环境改善、实现了销售收入等。若某项成果属于开创性的成果，立项时已有指标值/状态可填写“无”，若某项成果在立项时已有指标值/状态难以界定，则可填写“/”。中期和完成时指标/状态需明确，不应空缺。</w:t>
      </w:r>
    </w:p>
    <w:p w14:paraId="20BE53EC">
      <w:pPr>
        <w:pStyle w:val="20"/>
        <w:adjustRightInd w:val="0"/>
        <w:spacing w:line="400" w:lineRule="exact"/>
        <w:ind w:left="200" w:hanging="200" w:hangingChars="100"/>
        <w:rPr>
          <w:rFonts w:ascii="Times New Roman" w:hAnsi="Times New Roman" w:eastAsia="宋体" w:cs="Times New Roman"/>
          <w:bCs/>
          <w:sz w:val="20"/>
          <w:szCs w:val="20"/>
        </w:rPr>
      </w:pPr>
      <w:r>
        <w:rPr>
          <w:rFonts w:hint="eastAsia" w:ascii="Times New Roman" w:hAnsi="Times New Roman" w:eastAsia="宋体" w:cs="Times New Roman"/>
          <w:bCs/>
          <w:sz w:val="20"/>
          <w:szCs w:val="20"/>
        </w:rPr>
        <w:t>3</w:t>
      </w:r>
      <w:r>
        <w:rPr>
          <w:rFonts w:ascii="Times New Roman" w:hAnsi="Times New Roman" w:eastAsia="宋体" w:cs="Times New Roman"/>
          <w:bCs/>
          <w:sz w:val="20"/>
          <w:szCs w:val="20"/>
        </w:rPr>
        <w:t>.“中期指标”，各专项根据管理特点，确定是否填写，阶段目标明确的专项项目应填写中期指标。</w:t>
      </w:r>
    </w:p>
    <w:p w14:paraId="40A64E2A">
      <w:pPr>
        <w:pStyle w:val="20"/>
        <w:adjustRightInd w:val="0"/>
        <w:spacing w:line="400" w:lineRule="exact"/>
        <w:ind w:left="200" w:hanging="200" w:hangingChars="100"/>
        <w:rPr>
          <w:rFonts w:ascii="Times New Roman" w:hAnsi="Times New Roman" w:eastAsia="宋体" w:cs="Times New Roman"/>
          <w:bCs/>
          <w:sz w:val="20"/>
          <w:szCs w:val="20"/>
        </w:rPr>
      </w:pPr>
      <w:r>
        <w:rPr>
          <w:rFonts w:hint="eastAsia" w:ascii="Times New Roman" w:hAnsi="Times New Roman" w:eastAsia="宋体" w:cs="Times New Roman"/>
          <w:bCs/>
          <w:sz w:val="20"/>
          <w:szCs w:val="20"/>
        </w:rPr>
        <w:t>4</w:t>
      </w:r>
      <w:r>
        <w:rPr>
          <w:rFonts w:ascii="Times New Roman" w:hAnsi="Times New Roman" w:eastAsia="宋体" w:cs="Times New Roman"/>
          <w:bCs/>
          <w:sz w:val="20"/>
          <w:szCs w:val="20"/>
        </w:rPr>
        <w:t>.“考核方式方法”，应提出符合相关研究成果与指标的具体考核技术方法、测算方法等。部分成果的考核方式可参考：论文的考核方式为录用证明或检索报告；专利的考核方式为专利受理通知书或授权证书；</w:t>
      </w:r>
      <w:r>
        <w:rPr>
          <w:rFonts w:hint="eastAsia" w:ascii="Times New Roman" w:hAnsi="Times New Roman" w:eastAsia="宋体" w:cs="Times New Roman"/>
          <w:bCs/>
          <w:sz w:val="20"/>
          <w:szCs w:val="20"/>
        </w:rPr>
        <w:t>软件</w:t>
      </w:r>
      <w:r>
        <w:rPr>
          <w:rFonts w:ascii="Times New Roman" w:hAnsi="Times New Roman" w:eastAsia="宋体" w:cs="Times New Roman"/>
          <w:bCs/>
          <w:sz w:val="20"/>
          <w:szCs w:val="20"/>
        </w:rPr>
        <w:t>的考核方式为计算机软件著作权登记证书；应用示范、技术指标、产品样机、数据集等的考核方式需为第三方测试报告、用户报告、专家鉴定等行业内认可的考核方式，优先选择第三方</w:t>
      </w:r>
      <w:r>
        <w:rPr>
          <w:rFonts w:hint="eastAsia" w:ascii="Times New Roman" w:hAnsi="Times New Roman" w:eastAsia="宋体" w:cs="Times New Roman"/>
          <w:bCs/>
          <w:sz w:val="20"/>
          <w:szCs w:val="20"/>
        </w:rPr>
        <w:t>测试</w:t>
      </w:r>
      <w:r>
        <w:rPr>
          <w:rFonts w:ascii="Times New Roman" w:hAnsi="Times New Roman" w:eastAsia="宋体" w:cs="Times New Roman"/>
          <w:bCs/>
          <w:sz w:val="20"/>
          <w:szCs w:val="20"/>
        </w:rPr>
        <w:t>报告，无相关</w:t>
      </w:r>
      <w:r>
        <w:rPr>
          <w:rFonts w:hint="eastAsia" w:ascii="Times New Roman" w:hAnsi="Times New Roman" w:eastAsia="宋体" w:cs="Times New Roman"/>
          <w:bCs/>
          <w:sz w:val="20"/>
          <w:szCs w:val="20"/>
        </w:rPr>
        <w:t>测试</w:t>
      </w:r>
      <w:r>
        <w:rPr>
          <w:rFonts w:ascii="Times New Roman" w:hAnsi="Times New Roman" w:eastAsia="宋体" w:cs="Times New Roman"/>
          <w:bCs/>
          <w:sz w:val="20"/>
          <w:szCs w:val="20"/>
        </w:rPr>
        <w:t>标准的新技术新方法等，可选择专家鉴定，自行出具的测试报告或实验报告原则上不可以作为考核方式；学生培养的考核方式为学生开题报告、中期报告、毕业论文或出国访学证明等；标准的考核方式为发布标准和形成征集意见稿。</w:t>
      </w:r>
    </w:p>
    <w:p w14:paraId="47117B65">
      <w:pPr>
        <w:pStyle w:val="20"/>
        <w:adjustRightInd w:val="0"/>
        <w:spacing w:line="400" w:lineRule="exact"/>
        <w:ind w:left="200" w:hanging="200" w:hangingChars="100"/>
        <w:rPr>
          <w:rFonts w:ascii="Times New Roman" w:hAnsi="Times New Roman" w:eastAsia="宋体" w:cs="Times New Roman"/>
          <w:bCs/>
          <w:sz w:val="20"/>
          <w:szCs w:val="20"/>
        </w:rPr>
      </w:pPr>
      <w:r>
        <w:rPr>
          <w:rFonts w:hint="eastAsia" w:ascii="Times New Roman" w:hAnsi="Times New Roman" w:eastAsia="宋体" w:cs="Times New Roman"/>
          <w:bCs/>
          <w:sz w:val="20"/>
          <w:szCs w:val="20"/>
        </w:rPr>
        <w:t>5</w:t>
      </w:r>
      <w:r>
        <w:rPr>
          <w:rFonts w:ascii="Times New Roman" w:hAnsi="Times New Roman" w:eastAsia="宋体" w:cs="Times New Roman"/>
          <w:bCs/>
          <w:sz w:val="20"/>
          <w:szCs w:val="20"/>
        </w:rPr>
        <w:t>.“科技报告类型”，包括项目综合绩效评价（验收）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验收）前应撰写一份最终科技报告；研究期限超过2年（含2年）的项目，应根据管理要求，每年撰写一份年度技术进展报告；每个项目可根据研究内容、期限和经费强度，撰写数量不等的专题科技报告。科技报告应按国家标准规定的格式撰写。</w:t>
      </w:r>
    </w:p>
    <w:p w14:paraId="4D1AB126">
      <w:pPr>
        <w:pStyle w:val="20"/>
        <w:adjustRightInd w:val="0"/>
        <w:spacing w:line="400" w:lineRule="exact"/>
        <w:ind w:left="200" w:hanging="200" w:hangingChars="100"/>
        <w:rPr>
          <w:rFonts w:eastAsia="仿宋_GB2312"/>
        </w:rPr>
      </w:pPr>
      <w:r>
        <w:rPr>
          <w:rFonts w:hint="eastAsia" w:ascii="Times New Roman" w:hAnsi="Times New Roman" w:eastAsia="宋体" w:cs="Times New Roman"/>
          <w:bCs/>
          <w:sz w:val="20"/>
          <w:szCs w:val="20"/>
        </w:rPr>
        <w:t>6</w:t>
      </w:r>
      <w:r>
        <w:rPr>
          <w:rFonts w:ascii="Times New Roman" w:hAnsi="Times New Roman" w:eastAsia="宋体" w:cs="Times New Roman"/>
          <w:bCs/>
          <w:sz w:val="20"/>
          <w:szCs w:val="20"/>
        </w:rPr>
        <w:t>.“公开类别及时限”，公开项目科技报告分为公开或延期公开，内容需要发表论文、申请专利、出版专著或涉及技术诀窍的，可标注为“延期公开”。需要发表论文的，延期公开时限原则上在2年及以内；需要申请专利、出版专著的，延期公开时限原则上在3年及以内；涉及技术诀窍的，延期公开时限原则上在5年及以内。涉密项目科技报告按照有关规定管理。</w:t>
      </w:r>
    </w:p>
    <w:p w14:paraId="140ADE57">
      <w:pPr>
        <w:pStyle w:val="3"/>
        <w:ind w:firstLine="480"/>
        <w:rPr>
          <w:rFonts w:eastAsia="仿宋_GB2312"/>
        </w:rPr>
        <w:sectPr>
          <w:pgSz w:w="16840" w:h="11907" w:orient="landscape"/>
          <w:pgMar w:top="1418" w:right="1701" w:bottom="1418" w:left="1418" w:header="851" w:footer="1043" w:gutter="0"/>
          <w:cols w:space="720" w:num="1"/>
          <w:titlePg/>
          <w:docGrid w:linePitch="312" w:charSpace="0"/>
        </w:sectPr>
      </w:pPr>
    </w:p>
    <w:p w14:paraId="000079CA">
      <w:pPr>
        <w:pStyle w:val="4"/>
      </w:pPr>
      <w:bookmarkStart w:id="30" w:name="_Toc232545663"/>
      <w:r>
        <w:t>项目预期成果的呈现形式及描述</w:t>
      </w:r>
      <w:bookmarkEnd w:id="30"/>
    </w:p>
    <w:p w14:paraId="2D4CE71E">
      <w:pPr>
        <w:pStyle w:val="72"/>
      </w:pPr>
      <w:r>
        <w:t>限500字以内。</w:t>
      </w:r>
    </w:p>
    <w:p w14:paraId="01721DA4">
      <w:pPr>
        <w:pStyle w:val="3"/>
        <w:ind w:firstLine="480"/>
      </w:pPr>
      <w:r>
        <w:rPr>
          <w:rFonts w:hint="eastAsia"/>
        </w:rPr>
        <w:t>本项目预期成果主要以新理论、新技术、新方法、AI数字化平台、论文、发明专利、软件著作权、科技报告和国际合作交流成果等形式呈现。</w:t>
      </w:r>
    </w:p>
    <w:p w14:paraId="048A41BF">
      <w:pPr>
        <w:pStyle w:val="3"/>
        <w:ind w:firstLine="480"/>
      </w:pPr>
      <w:r>
        <w:rPr>
          <w:rFonts w:hint="eastAsia"/>
        </w:rPr>
        <w:t>在理论与方法成果方面，形成多类型地下空间CO</w:t>
      </w:r>
      <w:r>
        <w:rPr>
          <w:rFonts w:cs="Cambria Math"/>
        </w:rPr>
        <w:t>₂</w:t>
      </w:r>
      <w:r>
        <w:rPr>
          <w:rFonts w:hint="eastAsia"/>
        </w:rPr>
        <w:t>/H</w:t>
      </w:r>
      <w:r>
        <w:rPr>
          <w:rFonts w:cs="Cambria Math"/>
        </w:rPr>
        <w:t>₂</w:t>
      </w:r>
      <w:r>
        <w:rPr>
          <w:rFonts w:hint="eastAsia"/>
        </w:rPr>
        <w:t>多相多场耦合机理与状态数字化重构技术，建立面向废弃矿井、枯竭油气藏、盐穴等场景的多场耦合模型和重构方法，为CO</w:t>
      </w:r>
      <w:r>
        <w:rPr>
          <w:rFonts w:cs="Cambria Math"/>
        </w:rPr>
        <w:t>₂</w:t>
      </w:r>
      <w:r>
        <w:rPr>
          <w:rFonts w:hint="eastAsia"/>
        </w:rPr>
        <w:t>/H</w:t>
      </w:r>
      <w:r>
        <w:rPr>
          <w:rFonts w:cs="Cambria Math"/>
        </w:rPr>
        <w:t>₂</w:t>
      </w:r>
      <w:r>
        <w:rPr>
          <w:rFonts w:hint="eastAsia"/>
        </w:rPr>
        <w:t>安全储用过程机理分析、状态预测和风险识别提供理论支撑。</w:t>
      </w:r>
    </w:p>
    <w:p w14:paraId="3D698D13">
      <w:pPr>
        <w:pStyle w:val="3"/>
        <w:ind w:firstLine="480"/>
      </w:pPr>
      <w:r>
        <w:rPr>
          <w:rFonts w:hint="eastAsia"/>
        </w:rPr>
        <w:t>在核心关键技术成果方面，形成CO</w:t>
      </w:r>
      <w:r>
        <w:rPr>
          <w:rFonts w:cs="Cambria Math"/>
        </w:rPr>
        <w:t>₂</w:t>
      </w:r>
      <w:r>
        <w:rPr>
          <w:rFonts w:hint="eastAsia"/>
        </w:rPr>
        <w:t>/H</w:t>
      </w:r>
      <w:r>
        <w:rPr>
          <w:rFonts w:cs="Cambria Math"/>
        </w:rPr>
        <w:t>₂</w:t>
      </w:r>
      <w:r>
        <w:rPr>
          <w:rFonts w:hint="eastAsia"/>
        </w:rPr>
        <w:t>储用安全状态智能预测技术、CO</w:t>
      </w:r>
      <w:r>
        <w:rPr>
          <w:rFonts w:cs="Cambria Math"/>
        </w:rPr>
        <w:t>₂</w:t>
      </w:r>
      <w:r>
        <w:rPr>
          <w:rFonts w:hint="eastAsia"/>
        </w:rPr>
        <w:t>/H</w:t>
      </w:r>
      <w:r>
        <w:rPr>
          <w:rFonts w:cs="Cambria Math"/>
        </w:rPr>
        <w:t>₂</w:t>
      </w:r>
      <w:r>
        <w:rPr>
          <w:rFonts w:hint="eastAsia"/>
        </w:rPr>
        <w:t>储用自适应调控技术、CO</w:t>
      </w:r>
      <w:r>
        <w:rPr>
          <w:rFonts w:cs="Cambria Math"/>
        </w:rPr>
        <w:t>₂</w:t>
      </w:r>
      <w:r>
        <w:rPr>
          <w:rFonts w:hint="eastAsia"/>
        </w:rPr>
        <w:t>/H</w:t>
      </w:r>
      <w:r>
        <w:rPr>
          <w:rFonts w:cs="Cambria Math"/>
        </w:rPr>
        <w:t>₂</w:t>
      </w:r>
      <w:r>
        <w:rPr>
          <w:rFonts w:hint="eastAsia"/>
        </w:rPr>
        <w:t>安全储用云边端协同AI平台，以及数字化平台跨国实现路径与联邦学习联合验证技术。相关成果将支撑多源数据接入、数据-算法-模型全链路贯通、安全状态智能预测、风险预警、注采参数优化和跨国模型协同验证。</w:t>
      </w:r>
    </w:p>
    <w:p w14:paraId="19F46436">
      <w:pPr>
        <w:pStyle w:val="3"/>
        <w:ind w:firstLine="480"/>
      </w:pPr>
      <w:r>
        <w:rPr>
          <w:rFonts w:hint="eastAsia"/>
        </w:rPr>
        <w:t>在知识产权和学术成果方面，项目将发表高水平学术论文，申请发明专利，登记计算机软件著作权，形成具有可保护、可转化和可推广价值的技术成果。在科技报告方面，将提交最终科技报告、年度技术进展报告，以及实验、试验、调研、技术考察、设计、测试等专题科技报告。</w:t>
      </w:r>
    </w:p>
    <w:p w14:paraId="39A43E86">
      <w:pPr>
        <w:pStyle w:val="3"/>
        <w:ind w:firstLine="480"/>
      </w:pPr>
      <w:r>
        <w:rPr>
          <w:rFonts w:hint="eastAsia"/>
        </w:rPr>
        <w:t>在国际合作成果方面，项目将通过联合发表论文、联合申请专利、联合举办国际会议、扩大国际编委队伍、联合培养研究生和开展人员互访等方式，形成中俄伊三方稳定合作机制，推动建设面向金砖国家深地CO</w:t>
      </w:r>
      <w:r>
        <w:rPr>
          <w:rFonts w:cs="Cambria Math"/>
        </w:rPr>
        <w:t>₂</w:t>
      </w:r>
      <w:r>
        <w:rPr>
          <w:rFonts w:hint="eastAsia"/>
        </w:rPr>
        <w:t>/H</w:t>
      </w:r>
      <w:r>
        <w:rPr>
          <w:rFonts w:cs="Cambria Math"/>
        </w:rPr>
        <w:t>₂</w:t>
      </w:r>
      <w:r>
        <w:rPr>
          <w:rFonts w:hint="eastAsia"/>
        </w:rPr>
        <w:t>安全储用的国际合作交流平台。</w:t>
      </w:r>
    </w:p>
    <w:p w14:paraId="56CA1909">
      <w:pPr>
        <w:pStyle w:val="3"/>
        <w:ind w:firstLine="480"/>
      </w:pPr>
      <w:r>
        <w:rPr>
          <w:rFonts w:hint="eastAsia"/>
        </w:rPr>
        <w:t>项目预期成果及其呈现方式与描述详见</w:t>
      </w:r>
      <w:r>
        <w:t>表4</w:t>
      </w:r>
      <w:r>
        <w:rPr>
          <w:rFonts w:hint="eastAsia"/>
        </w:rPr>
        <w:t xml:space="preserve">。 </w:t>
      </w:r>
    </w:p>
    <w:p w14:paraId="476947DA">
      <w:pPr>
        <w:pStyle w:val="2"/>
        <w:spacing w:before="240"/>
      </w:pPr>
      <w:bookmarkStart w:id="31" w:name="_Toc232545664"/>
      <w:r>
        <w:t>项目研究内容、合作方案、研究方法及技术路线</w:t>
      </w:r>
      <w:bookmarkEnd w:id="31"/>
    </w:p>
    <w:p w14:paraId="2CF6434C">
      <w:pPr>
        <w:pStyle w:val="4"/>
      </w:pPr>
      <w:bookmarkStart w:id="32" w:name="_Toc232545665"/>
      <w:r>
        <w:t>项目的主要研究内容</w:t>
      </w:r>
      <w:bookmarkEnd w:id="32"/>
    </w:p>
    <w:p w14:paraId="7E8090EC">
      <w:pPr>
        <w:pStyle w:val="72"/>
      </w:pPr>
      <w:r>
        <w:t>合作拟解决的关键科学问题、关键技术问题，针对这些问题拟开展的主要研究内容</w:t>
      </w:r>
      <w:r>
        <w:rPr>
          <w:rFonts w:hint="eastAsia"/>
        </w:rPr>
        <w:t>(</w:t>
      </w:r>
      <w:r>
        <w:t>限3000字以内)。</w:t>
      </w:r>
    </w:p>
    <w:p w14:paraId="527BCA60">
      <w:pPr>
        <w:pStyle w:val="5"/>
      </w:pPr>
      <w:r>
        <w:t>拟解决的关键科学</w:t>
      </w:r>
      <w:r>
        <w:rPr>
          <w:rFonts w:hint="eastAsia"/>
        </w:rPr>
        <w:t>问题、关键技术问题</w:t>
      </w:r>
    </w:p>
    <w:p w14:paraId="40308007">
      <w:pPr>
        <w:pStyle w:val="7"/>
      </w:pPr>
      <w:r>
        <w:rPr>
          <w:rFonts w:hint="eastAsia"/>
        </w:rPr>
        <w:t>关键</w:t>
      </w:r>
      <w:r>
        <w:t>科学问题1：多类型地下空间储用CO₂/H₂多相多场耦合及其数字化重构原理</w:t>
      </w:r>
    </w:p>
    <w:p w14:paraId="6EBBCE87">
      <w:pPr>
        <w:pStyle w:val="3"/>
        <w:ind w:firstLine="480"/>
      </w:pPr>
      <w:r>
        <w:t>当前，废弃矿井、枯竭油气藏、盐穴/溶洞三类地下空间在物性结构、孔隙发育、应力环境上差异巨大，CO₂/H₂在其中呈现完全不同的渗流、扩散、吸附及热-流-力-化响应行为。现有理论多针对单一场景或单种气体，缺乏对多类型空间、多介质共存条件下多相多场耦合机理的统一描述。同时，现场监测数据稀疏且高度非线性，传统数值模拟难以在工程尺度上实现实时、高保真的状态重构。数字</w:t>
      </w:r>
      <w:r>
        <w:rPr>
          <w:rFonts w:hint="eastAsia"/>
        </w:rPr>
        <w:t>化重构</w:t>
      </w:r>
      <w:r>
        <w:t>技术虽已用于地面设施，但在深地复杂环境中，如何将稀疏传感数据与物理模型深度融合、构建可动态演化的数字化重构方法，仍是空白。因此，本科学问题旨在揭示多场景CO₂/H₂储用过程中的多相多场耦合基本规律，并建立其数字化重构原理，为后续安全性控制与平台开发奠定理论基础。</w:t>
      </w:r>
    </w:p>
    <w:p w14:paraId="5981649E">
      <w:pPr>
        <w:pStyle w:val="7"/>
      </w:pPr>
      <w:r>
        <w:rPr>
          <w:rFonts w:hint="eastAsia"/>
        </w:rPr>
        <w:t>关键</w:t>
      </w:r>
      <w:r>
        <w:t>科学问题2：数据-物理融合驱动下CO₂/H₂储</w:t>
      </w:r>
      <w:r>
        <w:rPr>
          <w:rFonts w:hint="eastAsia"/>
        </w:rPr>
        <w:t>用</w:t>
      </w:r>
      <w:r>
        <w:t>安全性感知与智能调控方法</w:t>
      </w:r>
    </w:p>
    <w:p w14:paraId="2B1F763C">
      <w:pPr>
        <w:pStyle w:val="3"/>
        <w:ind w:firstLine="480"/>
      </w:pPr>
      <w:r>
        <w:t>废弃矿井与枯竭油气藏岩体在CO₂/H₂长期赋存环境下，受温压条件、气体浓度等多因子耦合驱动，面临岩体损伤的安全风险。然而，现有研究多针对单类工程场景，缺乏多类型地下空间岩体物化响应机理系统研究；另外，既有评估方法多依赖纯数据驱动模型，面临物理约束缺乏和小样本条件下泛化失效等问题，难以实现对地下储存空间岩体稳定状态的精准感知与安全阈值的动态判定。因此，本科学问题旨在探明数据与物理双向反馈的协同驱动机制，以高保真多变量实验数据为底层驱动提取非线性特征，将岩石力学本构关系与损伤演化方程作为显式物理边界，构建“数据映射复杂关系”和“物理约束收敛”的融合模型，实现对CO₂/H₂长期作用下岩体稳定性的定量感知与安全阈值识别，形成面向多类型储用空间的注采参数智能调控方法。</w:t>
      </w:r>
    </w:p>
    <w:p w14:paraId="2814F02C">
      <w:pPr>
        <w:pStyle w:val="7"/>
      </w:pPr>
      <w:r>
        <w:t>关键技术</w:t>
      </w:r>
      <w:r>
        <w:rPr>
          <w:rFonts w:hint="eastAsia"/>
        </w:rPr>
        <w:t>问题</w:t>
      </w:r>
      <w:r>
        <w:t>：深地CO₂/H₂储用数字化平台及其智能技术架构、软硬件配置与实现路径</w:t>
      </w:r>
    </w:p>
    <w:p w14:paraId="41D41FA0">
      <w:pPr>
        <w:pStyle w:val="3"/>
        <w:ind w:firstLine="480"/>
      </w:pPr>
      <w:r>
        <w:t>当前国内外已有少量CO₂或H₂地下储用示范工程，但普遍缺乏统一的数字化平台。不同场景、不同国家的监测系统相互孤立，数据格式与接口各异，无法实现跨库比对与协同分析。硬件方面，耐氢脆、抗高压、长寿命的地下多参量传感器尚不成熟；软件方面，缺少集多物理场仿真、AI推理、联邦学习于一体的集成平台架构。为此，本技术拟构建一套面向深地CO₂/H₂储用监控的数字化平台。在架构上，采用“云-边-端”三级协同，云端承载跨国联合验证模型，边缘节点实现本地实时预警，端部部署抗腐蚀光纤光栅传感阵列、特殊原理传感装置与智能网关；在实现路径上，分阶段完成数据采集标准化、数字</w:t>
      </w:r>
      <w:r>
        <w:rPr>
          <w:rFonts w:hint="eastAsia"/>
        </w:rPr>
        <w:t>化</w:t>
      </w:r>
      <w:r>
        <w:t>引擎开发、联邦学习链路搭建及国际联合验证。最终形成一套可复制、可迁移的智能监控平台技术方案，有力支撑战略能源储备的安全运行。</w:t>
      </w:r>
    </w:p>
    <w:p w14:paraId="47298C57">
      <w:pPr>
        <w:pStyle w:val="5"/>
      </w:pPr>
      <w:r>
        <w:rPr>
          <w:rFonts w:hint="eastAsia"/>
        </w:rPr>
        <w:t>拟开展的主要研究内容</w:t>
      </w:r>
    </w:p>
    <w:p w14:paraId="4D20B3D7">
      <w:pPr>
        <w:pStyle w:val="7"/>
      </w:pPr>
      <w:ins w:id="283" w:author="DELL" w:date="2026-06-17T09:29:00Z">
        <w:r>
          <w:rPr>
            <w:rFonts w:hint="eastAsia"/>
          </w:rPr>
          <w:t>数字化平台的科学基础：</w:t>
        </w:r>
      </w:ins>
      <w:r>
        <w:rPr>
          <w:rFonts w:hint="eastAsia"/>
        </w:rPr>
        <w:t>多类型地下空间CO</w:t>
      </w:r>
      <w:r>
        <w:rPr>
          <w:rFonts w:cs="Cambria Math"/>
        </w:rPr>
        <w:t>₂</w:t>
      </w:r>
      <w:r>
        <w:rPr>
          <w:rFonts w:hint="eastAsia"/>
        </w:rPr>
        <w:t>/H</w:t>
      </w:r>
      <w:r>
        <w:rPr>
          <w:rFonts w:cs="Cambria Math"/>
        </w:rPr>
        <w:t>₂</w:t>
      </w:r>
      <w:r>
        <w:rPr>
          <w:rFonts w:hint="eastAsia"/>
        </w:rPr>
        <w:t>多相多场耦合机理与数字化重构方法</w:t>
      </w:r>
    </w:p>
    <w:p w14:paraId="34ADD7BD">
      <w:pPr>
        <w:pStyle w:val="3"/>
        <w:ind w:firstLine="480"/>
      </w:pPr>
      <w:r>
        <w:rPr>
          <w:rFonts w:hint="eastAsia"/>
        </w:rPr>
        <w:t>本研究内容围绕枯竭油气藏、地下盐穴及煤基固废充填体等多类型地下空间，开展CO</w:t>
      </w:r>
      <w:r>
        <w:rPr>
          <w:rFonts w:cs="Cambria Math"/>
        </w:rPr>
        <w:t>₂</w:t>
      </w:r>
      <w:r>
        <w:rPr>
          <w:rFonts w:hint="eastAsia"/>
        </w:rPr>
        <w:t>/H</w:t>
      </w:r>
      <w:r>
        <w:rPr>
          <w:rFonts w:cs="Cambria Math"/>
        </w:rPr>
        <w:t>₂</w:t>
      </w:r>
      <w:r>
        <w:rPr>
          <w:rFonts w:hint="eastAsia"/>
        </w:rPr>
        <w:t>储用过程中的多相多场耦合机理与数字化重构方法研究。针对枯竭油气藏CO</w:t>
      </w:r>
      <w:r>
        <w:rPr>
          <w:rFonts w:cs="Cambria Math"/>
        </w:rPr>
        <w:t>₂</w:t>
      </w:r>
      <w:r>
        <w:rPr>
          <w:rFonts w:hint="eastAsia"/>
        </w:rPr>
        <w:t>封存场景，开展不同温度、压力、封存时长及CO</w:t>
      </w:r>
      <w:r>
        <w:rPr>
          <w:rFonts w:cs="Cambria Math"/>
        </w:rPr>
        <w:t>₂</w:t>
      </w:r>
      <w:r>
        <w:rPr>
          <w:rFonts w:hint="eastAsia"/>
        </w:rPr>
        <w:t>相态条件下的岩石力学与储层物性参数测试，获取抗压强度、弹性模量、断裂韧性、孔隙度和渗透率等关键参数演化规律，揭示</w:t>
      </w:r>
      <w:r>
        <w:t>CO₂ -</w:t>
      </w:r>
      <w:r>
        <w:rPr>
          <w:rFonts w:hint="eastAsia"/>
        </w:rPr>
        <w:t>岩石-流体相互作用对储层物性参数的影响机制，建立岩石物性动态演化关系模型。</w:t>
      </w:r>
    </w:p>
    <w:p w14:paraId="300A16E0">
      <w:pPr>
        <w:pStyle w:val="3"/>
        <w:ind w:firstLine="480"/>
      </w:pPr>
      <w:r>
        <w:rPr>
          <w:rFonts w:hint="eastAsia"/>
        </w:rPr>
        <w:t>针对CO</w:t>
      </w:r>
      <w:r>
        <w:rPr>
          <w:rFonts w:cs="Cambria Math"/>
        </w:rPr>
        <w:t>₂</w:t>
      </w:r>
      <w:r>
        <w:rPr>
          <w:rFonts w:hint="eastAsia"/>
        </w:rPr>
        <w:t>注入过程中的储层完整性问题，构建考虑CO</w:t>
      </w:r>
      <w:r>
        <w:rPr>
          <w:rFonts w:cs="Cambria Math"/>
        </w:rPr>
        <w:t>₂</w:t>
      </w:r>
      <w:r>
        <w:rPr>
          <w:rFonts w:hint="eastAsia"/>
        </w:rPr>
        <w:t>物性动态变化的非等温多组分多相流模型及热-流-固耦合模型，模拟储层温度场、压力场与应力场演化过程，研究原生裂缝和弱结构面在CO</w:t>
      </w:r>
      <w:r>
        <w:rPr>
          <w:rFonts w:cs="Cambria Math"/>
        </w:rPr>
        <w:t>₂</w:t>
      </w:r>
      <w:r>
        <w:rPr>
          <w:rFonts w:hint="eastAsia"/>
        </w:rPr>
        <w:t>注入条件下的扩展、贯通与失稳规律，揭示储层完整性失效及潜在泄漏风险形成机制。</w:t>
      </w:r>
    </w:p>
    <w:p w14:paraId="73AB1CD3">
      <w:pPr>
        <w:pStyle w:val="3"/>
        <w:ind w:firstLine="480"/>
      </w:pPr>
      <w:r>
        <w:rPr>
          <w:rFonts w:hint="eastAsia"/>
        </w:rPr>
        <w:t>针对地下盐穴储氢场景，构建融合黏性渗流、克努森扩散和表面扩散的统一氢气输运模型，并耦合热-水-力多场数值模拟方法，开展层状盐穴储氢长期渗漏过程模拟，揭示纳米尺度气体输运向储库尺度渗漏演化的跨尺度传递规律，阐明薄夹层诱发的氢气各向异性运移及储氢损失机制。</w:t>
      </w:r>
    </w:p>
    <w:p w14:paraId="22CC35FB">
      <w:pPr>
        <w:pStyle w:val="3"/>
        <w:ind w:firstLine="480"/>
      </w:pPr>
      <w:r>
        <w:rPr>
          <w:rFonts w:hint="eastAsia"/>
        </w:rPr>
        <w:t>针对煤基固废充填材料固碳场景，构建煤基固废充填材料气-液-固三相碳分配物质平衡模型，研究C-S-H凝胶等早期水化产物与CO</w:t>
      </w:r>
      <w:r>
        <w:rPr>
          <w:rFonts w:cs="Cambria Math"/>
        </w:rPr>
        <w:t>₂</w:t>
      </w:r>
      <w:r>
        <w:rPr>
          <w:rFonts w:hint="eastAsia"/>
        </w:rPr>
        <w:t>之间的竞争反应过程及矿物相协同转化机制，阐明固碳产物与活性Ca</w:t>
      </w:r>
      <w:r>
        <w:rPr>
          <w:rFonts w:hint="eastAsia"/>
          <w:vertAlign w:val="superscript"/>
        </w:rPr>
        <w:t>2+</w:t>
      </w:r>
      <w:r>
        <w:rPr>
          <w:rFonts w:hint="eastAsia"/>
        </w:rPr>
        <w:t>、Al</w:t>
      </w:r>
      <w:r>
        <w:rPr>
          <w:rFonts w:hint="eastAsia"/>
          <w:vertAlign w:val="superscript"/>
        </w:rPr>
        <w:t>3+</w:t>
      </w:r>
      <w:r>
        <w:rPr>
          <w:rFonts w:hint="eastAsia"/>
        </w:rPr>
        <w:t>等离子形成二次胶凝网络的作用规律。进一步研究CO</w:t>
      </w:r>
      <w:r>
        <w:rPr>
          <w:rFonts w:cs="Cambria Math"/>
        </w:rPr>
        <w:t>₂</w:t>
      </w:r>
      <w:r>
        <w:rPr>
          <w:rFonts w:hint="eastAsia"/>
        </w:rPr>
        <w:t>压力、温度、反应时间、添加剂类型及固液比等因素对固碳效率、固碳速率及材料性能的影响，建立多因素耦合作用下煤基固废充填材料固碳性能演化模型。</w:t>
      </w:r>
    </w:p>
    <w:p w14:paraId="165ADD88">
      <w:pPr>
        <w:pStyle w:val="3"/>
        <w:ind w:firstLine="480"/>
      </w:pPr>
      <w:r>
        <w:rPr>
          <w:rFonts w:hint="eastAsia"/>
        </w:rPr>
        <w:t>在上述研究基础上，融合岩石物性测试、多场耦合模拟、气体输运分析和固碳反应数据，构建涵盖CO</w:t>
      </w:r>
      <w:r>
        <w:rPr>
          <w:rFonts w:cs="Cambria Math"/>
        </w:rPr>
        <w:t>₂</w:t>
      </w:r>
      <w:r>
        <w:rPr>
          <w:rFonts w:hint="eastAsia"/>
        </w:rPr>
        <w:t>封存、H</w:t>
      </w:r>
      <w:r>
        <w:rPr>
          <w:rFonts w:cs="Cambria Math"/>
        </w:rPr>
        <w:t>₂</w:t>
      </w:r>
      <w:r>
        <w:rPr>
          <w:rFonts w:hint="eastAsia"/>
        </w:rPr>
        <w:t>储用及固碳利用过程的多源异构数据库。结合人工智能与物理约束方法，实现复杂地下过程的数字化重构，为多类型地下空间CO</w:t>
      </w:r>
      <w:r>
        <w:rPr>
          <w:rFonts w:cs="Cambria Math"/>
        </w:rPr>
        <w:t>₂</w:t>
      </w:r>
      <w:r>
        <w:rPr>
          <w:rFonts w:hint="eastAsia"/>
        </w:rPr>
        <w:t>/H</w:t>
      </w:r>
      <w:r>
        <w:rPr>
          <w:rFonts w:cs="Cambria Math"/>
        </w:rPr>
        <w:t>₂</w:t>
      </w:r>
      <w:r>
        <w:rPr>
          <w:rFonts w:hint="eastAsia"/>
        </w:rPr>
        <w:t>安全储用与智能决策提供模型支撑。</w:t>
      </w:r>
    </w:p>
    <w:p w14:paraId="634FBF6C">
      <w:pPr>
        <w:pStyle w:val="7"/>
      </w:pPr>
      <w:ins w:id="284" w:author="DELL" w:date="2026-06-17T09:29:00Z">
        <w:r>
          <w:rPr>
            <w:rFonts w:hint="eastAsia"/>
          </w:rPr>
          <w:t>数字化平台的智能决策中枢与运行控制引擎：</w:t>
        </w:r>
      </w:ins>
      <w:r>
        <w:rPr>
          <w:rFonts w:hint="eastAsia"/>
        </w:rPr>
        <w:t>数据-物理融合驱动的CO</w:t>
      </w:r>
      <w:r>
        <w:rPr>
          <w:rFonts w:cs="Cambria Math"/>
        </w:rPr>
        <w:t>₂</w:t>
      </w:r>
      <w:r>
        <w:rPr>
          <w:rFonts w:hint="eastAsia"/>
        </w:rPr>
        <w:t>/H</w:t>
      </w:r>
      <w:r>
        <w:rPr>
          <w:rFonts w:cs="Cambria Math"/>
        </w:rPr>
        <w:t>₂</w:t>
      </w:r>
      <w:r>
        <w:rPr>
          <w:rFonts w:hint="eastAsia"/>
        </w:rPr>
        <w:t>储用安全性感知与智能控制模型</w:t>
      </w:r>
    </w:p>
    <w:p w14:paraId="328FC43A">
      <w:pPr>
        <w:pStyle w:val="3"/>
        <w:ind w:firstLine="480"/>
      </w:pPr>
      <w:r>
        <w:rPr>
          <w:rFonts w:hint="eastAsia"/>
        </w:rPr>
        <w:t>本研究内容围绕CO</w:t>
      </w:r>
      <w:r>
        <w:rPr>
          <w:rFonts w:cs="Cambria Math"/>
        </w:rPr>
        <w:t>₂</w:t>
      </w:r>
      <w:r>
        <w:rPr>
          <w:rFonts w:hint="eastAsia"/>
        </w:rPr>
        <w:t>/H</w:t>
      </w:r>
      <w:r>
        <w:rPr>
          <w:rFonts w:cs="Cambria Math"/>
        </w:rPr>
        <w:t>₂</w:t>
      </w:r>
      <w:r>
        <w:rPr>
          <w:rFonts w:hint="eastAsia"/>
        </w:rPr>
        <w:t>长期作用下地下空间岩体稳定性、安全状态识别与注采参数优化问题，开展数据-物理融合驱动的安全性感知与智能调控模型研究。首先，分析多维因素对地下空间岩体稳定性的耦合作用关系与物化响应特征，研究温度、压力、气体类型、注采制度、裂隙结构、岩体损伤和储库边界条件等因素对岩体稳定性的影响规律，建立复杂影响因子与岩体稳定状态之间的非线性映射关系。</w:t>
      </w:r>
    </w:p>
    <w:p w14:paraId="336AAC7A">
      <w:pPr>
        <w:pStyle w:val="3"/>
        <w:ind w:firstLine="480"/>
      </w:pPr>
      <w:r>
        <w:rPr>
          <w:rFonts w:hint="eastAsia"/>
        </w:rPr>
        <w:t>在模型构建方面，基于多场多相条件下岩体本构关系与损伤演化规律，提取高保真实验数据中的关键特征，将岩石力学本构关系、损伤演化方程、安全边界约束和储库稳定性判据嵌入深度学习模型损失函数，构建数据-物理协同驱动的智能评估模型，解决纯数据模型在小样本条件下物理一致性不足、泛化能力弱和预测结果可靠性不高的问题。</w:t>
      </w:r>
    </w:p>
    <w:p w14:paraId="67EA7DD5">
      <w:pPr>
        <w:pStyle w:val="3"/>
        <w:ind w:firstLine="480"/>
      </w:pPr>
      <w:r>
        <w:rPr>
          <w:rFonts w:hint="eastAsia"/>
        </w:rPr>
        <w:t>在安全性感知方面，以CO</w:t>
      </w:r>
      <w:r>
        <w:rPr>
          <w:rFonts w:cs="Cambria Math"/>
        </w:rPr>
        <w:t>₂</w:t>
      </w:r>
      <w:r>
        <w:rPr>
          <w:rFonts w:hint="eastAsia"/>
        </w:rPr>
        <w:t>/H</w:t>
      </w:r>
      <w:r>
        <w:rPr>
          <w:rFonts w:cs="Cambria Math"/>
        </w:rPr>
        <w:t>₂</w:t>
      </w:r>
      <w:r>
        <w:rPr>
          <w:rFonts w:hint="eastAsia"/>
        </w:rPr>
        <w:t>长期作用下岩体稳定性为核心感知目标，利用多源监测数据和数据-物理融合模型，反演储库压力、围岩损伤、裂隙连通性、密封完整性和泄漏风险等关键安全指标，实现对废弃矿井、枯竭油气藏等工程场景中岩体稳定状态和安全阈值的智能感知。在智能调控方面，结合安全状态识别结果，推演保障岩体稳定和储库密封性的注采参数，形成面向多类型地下空间CO</w:t>
      </w:r>
      <w:r>
        <w:rPr>
          <w:rFonts w:cs="Cambria Math"/>
        </w:rPr>
        <w:t>₂</w:t>
      </w:r>
      <w:r>
        <w:rPr>
          <w:rFonts w:hint="eastAsia"/>
        </w:rPr>
        <w:t>/H</w:t>
      </w:r>
      <w:r>
        <w:rPr>
          <w:rFonts w:cs="Cambria Math"/>
        </w:rPr>
        <w:t>₂</w:t>
      </w:r>
      <w:r>
        <w:rPr>
          <w:rFonts w:hint="eastAsia"/>
        </w:rPr>
        <w:t>储用的注采参数智能调控方法。</w:t>
      </w:r>
    </w:p>
    <w:p w14:paraId="1A2F52AC">
      <w:pPr>
        <w:pStyle w:val="7"/>
      </w:pPr>
      <w:ins w:id="285" w:author="DELL" w:date="2026-06-17T09:29:00Z">
        <w:r>
          <w:rPr>
            <w:rFonts w:hint="eastAsia"/>
          </w:rPr>
          <w:t>数字化平台的支撑底座</w:t>
        </w:r>
      </w:ins>
      <w:del w:id="286" w:author="DELL" w:date="2026-06-17T09:30:00Z">
        <w:r>
          <w:rPr>
            <w:rFonts w:hint="eastAsia"/>
          </w:rPr>
          <w:delText>深地储能监控数字化平台</w:delText>
        </w:r>
      </w:del>
      <w:r>
        <w:rPr>
          <w:rFonts w:hint="eastAsia"/>
        </w:rPr>
        <w:t>：云</w:t>
      </w:r>
      <w:ins w:id="287" w:author="DELL" w:date="2026-06-17T09:30:00Z">
        <w:r>
          <w:rPr>
            <w:rFonts w:hint="eastAsia"/>
          </w:rPr>
          <w:t>-</w:t>
        </w:r>
      </w:ins>
      <w:r>
        <w:rPr>
          <w:rFonts w:hint="eastAsia"/>
        </w:rPr>
        <w:t>边</w:t>
      </w:r>
      <w:ins w:id="288" w:author="DELL" w:date="2026-06-17T09:30:00Z">
        <w:r>
          <w:rPr>
            <w:rFonts w:hint="eastAsia"/>
          </w:rPr>
          <w:t>-</w:t>
        </w:r>
      </w:ins>
      <w:r>
        <w:rPr>
          <w:rFonts w:hint="eastAsia"/>
        </w:rPr>
        <w:t>端协同架构与智能硬件配置</w:t>
      </w:r>
    </w:p>
    <w:p w14:paraId="311AFB59">
      <w:pPr>
        <w:pStyle w:val="3"/>
        <w:ind w:firstLine="480"/>
      </w:pPr>
      <w:r>
        <w:rPr>
          <w:rFonts w:hint="eastAsia"/>
        </w:rPr>
        <w:t>本研究内容面向废弃矿井、枯竭油气藏、盐穴/溶洞等多类型地下空间CO</w:t>
      </w:r>
      <w:r>
        <w:rPr>
          <w:rFonts w:cs="Cambria Math"/>
        </w:rPr>
        <w:t>₂</w:t>
      </w:r>
      <w:r>
        <w:rPr>
          <w:rFonts w:hint="eastAsia"/>
        </w:rPr>
        <w:t>/H</w:t>
      </w:r>
      <w:r>
        <w:rPr>
          <w:rFonts w:cs="Cambria Math"/>
        </w:rPr>
        <w:t>₂</w:t>
      </w:r>
      <w:r>
        <w:rPr>
          <w:rFonts w:hint="eastAsia"/>
        </w:rPr>
        <w:t>储用场景，开展深地储能监控数字化平台架构、智能硬件配置与平台功能模块开发研究。平台采用“云-边-端”三级协同架构，端部负责多参量感知与边缘预处理，边缘节点负责本地实时模拟、异常识别和就地预警，云端负责大模型训练、跨库联合验证、全局态势分析和可视化决策。</w:t>
      </w:r>
    </w:p>
    <w:p w14:paraId="73295F8B">
      <w:pPr>
        <w:pStyle w:val="3"/>
        <w:ind w:firstLine="480"/>
      </w:pPr>
      <w:r>
        <w:rPr>
          <w:rFonts w:hint="eastAsia"/>
        </w:rPr>
        <w:t>在端侧感知方面，围绕储库、井筒、盖层、断层、围岩和关键密封部位，研究适应深地高温、高压、腐蚀和氢环境的多参量智能感知硬件配置方法，配置抗腐蚀光纤光栅传感阵列、分布式应变/温度/声学传感装置、压力温度传感器、微震与声发射监测装置、CO</w:t>
      </w:r>
      <w:r>
        <w:rPr>
          <w:rFonts w:cs="Cambria Math"/>
        </w:rPr>
        <w:t>₂</w:t>
      </w:r>
      <w:r>
        <w:rPr>
          <w:rFonts w:hint="eastAsia"/>
        </w:rPr>
        <w:t>/H</w:t>
      </w:r>
      <w:r>
        <w:rPr>
          <w:rFonts w:cs="Cambria Math"/>
        </w:rPr>
        <w:t>₂</w:t>
      </w:r>
      <w:r>
        <w:rPr>
          <w:rFonts w:hint="eastAsia"/>
        </w:rPr>
        <w:t>气体组分与泄漏监测装置、井筒完整性监测单元等，形成“压力-温度-应变-渗流-微震-气体组分”多参量感知体系。通过智能网关实现多协议接入、时钟同步、数据质控、异常剔除、边缘缓存和安全传输。</w:t>
      </w:r>
    </w:p>
    <w:p w14:paraId="7A1AE857">
      <w:pPr>
        <w:pStyle w:val="3"/>
        <w:ind w:firstLine="480"/>
      </w:pPr>
      <w:r>
        <w:rPr>
          <w:rFonts w:hint="eastAsia"/>
        </w:rPr>
        <w:t>在边缘侧计算方面，部署边缘计算节点，开展现场多源数据特征提取、时空配准、趋势识别和异常检测，结合多物理场模型、降阶代理模型、PINN物理信息神经网络和数据同化算法，快速反演储库压力场、温度场、渗流场、应力场和损伤演化状态，识别泄漏前兆、氢脆风险、密封衰减和围岩失稳等异常模式，实现本地数字化重构、分级预警和应急策略推荐。</w:t>
      </w:r>
    </w:p>
    <w:p w14:paraId="35751883">
      <w:pPr>
        <w:pStyle w:val="3"/>
        <w:ind w:firstLine="480"/>
      </w:pPr>
      <w:r>
        <w:rPr>
          <w:rFonts w:hint="eastAsia"/>
        </w:rPr>
        <w:t>在云端平台方面，建设综合数据库、模型管理中心、数字化重构引擎和可视化决策平台，统一数据编码、元数据标准和接口规范，汇聚三类场景历史数据、实时监测数据、试验数据和模拟数据。平台集成多物理场仿真、AI推理、知识库增强问答、三维建模、风险分级展示和监测报告自动生成等功能，构建以大语言模型为推理中枢、以物理孪生为内核的“双核”数字化引擎，实现CO</w:t>
      </w:r>
      <w:r>
        <w:rPr>
          <w:rFonts w:cs="Cambria Math"/>
        </w:rPr>
        <w:t>₂</w:t>
      </w:r>
      <w:r>
        <w:rPr>
          <w:rFonts w:hint="eastAsia"/>
        </w:rPr>
        <w:t>/H</w:t>
      </w:r>
      <w:r>
        <w:rPr>
          <w:rFonts w:cs="Cambria Math"/>
        </w:rPr>
        <w:t>₂</w:t>
      </w:r>
      <w:r>
        <w:rPr>
          <w:rFonts w:hint="eastAsia"/>
        </w:rPr>
        <w:t>储用过程的实时感知、智能诊断、风险预警和闭环调控。</w:t>
      </w:r>
    </w:p>
    <w:p w14:paraId="1A69A4EE">
      <w:pPr>
        <w:pStyle w:val="7"/>
      </w:pPr>
      <w:r>
        <w:rPr>
          <w:rFonts w:hint="eastAsia"/>
        </w:rPr>
        <w:t>数字化平台跨国实现路径：联邦学习部署与联合验证</w:t>
      </w:r>
    </w:p>
    <w:p w14:paraId="72F8F08F">
      <w:pPr>
        <w:pStyle w:val="3"/>
        <w:ind w:firstLine="480"/>
      </w:pPr>
      <w:r>
        <w:rPr>
          <w:rFonts w:hint="eastAsia"/>
        </w:rPr>
        <w:t>本研究内容围绕中俄伊三国地下CO</w:t>
      </w:r>
      <w:r>
        <w:rPr>
          <w:rFonts w:cs="Cambria Math"/>
        </w:rPr>
        <w:t>₂</w:t>
      </w:r>
      <w:r>
        <w:rPr>
          <w:rFonts w:hint="eastAsia"/>
        </w:rPr>
        <w:t>/H</w:t>
      </w:r>
      <w:r>
        <w:rPr>
          <w:rFonts w:cs="Cambria Math"/>
        </w:rPr>
        <w:t>₂</w:t>
      </w:r>
      <w:r>
        <w:rPr>
          <w:rFonts w:hint="eastAsia"/>
        </w:rPr>
        <w:t>储用</w:t>
      </w:r>
      <w:commentRangeStart w:id="1"/>
      <w:r>
        <w:rPr>
          <w:rFonts w:hint="eastAsia"/>
        </w:rPr>
        <w:t>数据跨境共享难、数据主权受限、模型协同精度低和跨场景验证不足等问题</w:t>
      </w:r>
      <w:commentRangeEnd w:id="1"/>
      <w:r>
        <w:commentReference w:id="1"/>
      </w:r>
      <w:r>
        <w:rPr>
          <w:rFonts w:hint="eastAsia"/>
        </w:rPr>
        <w:t>，</w:t>
      </w:r>
      <w:commentRangeStart w:id="2"/>
      <w:r>
        <w:rPr>
          <w:rFonts w:hint="eastAsia"/>
        </w:rPr>
        <w:t>开展数字化平台跨国实现路径、联邦学习部署与联合验证研究。</w:t>
      </w:r>
      <w:commentRangeEnd w:id="2"/>
      <w:r>
        <w:commentReference w:id="2"/>
      </w:r>
      <w:r>
        <w:rPr>
          <w:rFonts w:hint="eastAsia"/>
        </w:rPr>
        <w:t>首先，针对三国地层结构、储能介质、监测指标、运行工况和数据格式的异构性，开展地下储能场景联邦学习算法适配优化，改进联邦聚合算法，解决跨国数据样本不均衡、模型适配性差和收敛效率不足等问题。</w:t>
      </w:r>
    </w:p>
    <w:p w14:paraId="5475A0DE">
      <w:pPr>
        <w:pStyle w:val="3"/>
        <w:ind w:firstLine="480"/>
      </w:pPr>
      <w:r>
        <w:rPr>
          <w:rFonts w:hint="eastAsia"/>
        </w:rPr>
        <w:t>在平台部署方面，设计跨国分布式联邦节点架构，</w:t>
      </w:r>
      <w:commentRangeStart w:id="3"/>
      <w:r>
        <w:rPr>
          <w:rFonts w:hint="eastAsia"/>
        </w:rPr>
        <w:t>适配中俄伊三国跨境网络传输条件，完成各国本地化算力节点部署、加密通道搭建、数据权限分级管控和组网联调，构建“各国本地训练、跨境参数聚合、全局模型下发”的安全协同模式。</w:t>
      </w:r>
      <w:commentRangeEnd w:id="3"/>
      <w:r>
        <w:commentReference w:id="3"/>
      </w:r>
      <w:r>
        <w:rPr>
          <w:rFonts w:hint="eastAsia"/>
        </w:rPr>
        <w:t>通过轻量化参数加密传输、差分隐私保护和访问权限控制，</w:t>
      </w:r>
      <w:commentRangeStart w:id="4"/>
      <w:r>
        <w:rPr>
          <w:rFonts w:hint="eastAsia"/>
        </w:rPr>
        <w:t>规避原始数据跨境流转风险</w:t>
      </w:r>
      <w:commentRangeEnd w:id="4"/>
      <w:r>
        <w:commentReference w:id="4"/>
      </w:r>
      <w:r>
        <w:rPr>
          <w:rFonts w:hint="eastAsia"/>
        </w:rPr>
        <w:t>，</w:t>
      </w:r>
      <w:commentRangeStart w:id="5"/>
      <w:r>
        <w:rPr>
          <w:rFonts w:hint="eastAsia"/>
        </w:rPr>
        <w:t>保障各国数据主权和数据安全</w:t>
      </w:r>
      <w:commentRangeEnd w:id="5"/>
      <w:r>
        <w:commentReference w:id="5"/>
      </w:r>
      <w:r>
        <w:rPr>
          <w:rFonts w:hint="eastAsia"/>
        </w:rPr>
        <w:t>。</w:t>
      </w:r>
    </w:p>
    <w:p w14:paraId="618C5AF3">
      <w:pPr>
        <w:pStyle w:val="3"/>
        <w:ind w:firstLine="480"/>
      </w:pPr>
      <w:r>
        <w:rPr>
          <w:rFonts w:hint="eastAsia"/>
        </w:rPr>
        <w:t>在联合验证方面，依托中方数字岩石力学和“地遁系统”平台环境，结合俄罗斯Perm National Research Polytechnic University、伊朗Sahand University of Technology提供的典型地下空间数据和模型场景，开展多场景联合仿真、跨国节点联调和实地工程数据交叉验证。围绕模型预测精度、跨场景泛化能力、工况适配性、系统稳定性和跨境协同效率等指标，对联邦学习模型和数字化平台进行持续测试与优化，形成“架构设计-算</w:t>
      </w:r>
      <w:bookmarkStart w:id="74" w:name="_GoBack"/>
      <w:bookmarkEnd w:id="74"/>
      <w:r>
        <w:rPr>
          <w:rFonts w:hint="eastAsia"/>
        </w:rPr>
        <w:t>法优化-节点部署-跨境联调-联合验证”的递进式实现路径，支撑多类型地下空间CO</w:t>
      </w:r>
      <w:r>
        <w:rPr>
          <w:rFonts w:cs="Cambria Math"/>
        </w:rPr>
        <w:t>₂</w:t>
      </w:r>
      <w:r>
        <w:rPr>
          <w:rFonts w:hint="eastAsia"/>
        </w:rPr>
        <w:t>/H</w:t>
      </w:r>
      <w:r>
        <w:rPr>
          <w:rFonts w:cs="Cambria Math"/>
        </w:rPr>
        <w:t>₂</w:t>
      </w:r>
      <w:r>
        <w:rPr>
          <w:rFonts w:hint="eastAsia"/>
        </w:rPr>
        <w:t>储用AI数字化平台的跨国应用。</w:t>
      </w:r>
    </w:p>
    <w:p w14:paraId="6644E854">
      <w:pPr>
        <w:pStyle w:val="3"/>
        <w:ind w:firstLine="480"/>
      </w:pPr>
    </w:p>
    <w:p w14:paraId="0A9632AC">
      <w:pPr>
        <w:pStyle w:val="3"/>
        <w:ind w:firstLine="480"/>
      </w:pPr>
    </w:p>
    <w:p w14:paraId="6673202F">
      <w:pPr>
        <w:pStyle w:val="4"/>
      </w:pPr>
      <w:bookmarkStart w:id="33" w:name="_Toc232545666"/>
      <w:commentRangeStart w:id="6"/>
      <w:r>
        <w:t>项目合作方案</w:t>
      </w:r>
      <w:bookmarkEnd w:id="33"/>
      <w:commentRangeEnd w:id="6"/>
      <w:r>
        <w:rPr>
          <w:rStyle w:val="31"/>
          <w:rFonts w:asciiTheme="minorHAnsi" w:hAnsiTheme="minorHAnsi" w:eastAsiaTheme="minorEastAsia" w:cstheme="minorBidi"/>
          <w:bCs w:val="0"/>
        </w:rPr>
        <w:commentReference w:id="6"/>
      </w:r>
    </w:p>
    <w:p w14:paraId="69A6A521">
      <w:pPr>
        <w:pStyle w:val="72"/>
      </w:pPr>
      <w:r>
        <w:t>项目的合作重点、项目组与国（境）外合作团队研究分工、各方预期投入、合作方式</w:t>
      </w:r>
      <w:r>
        <w:rPr>
          <w:rFonts w:hint="eastAsia"/>
        </w:rPr>
        <w:t>（</w:t>
      </w:r>
      <w:r>
        <w:t>限1000字以内</w:t>
      </w:r>
      <w:r>
        <w:rPr>
          <w:rFonts w:hint="eastAsia"/>
        </w:rPr>
        <w:t>）</w:t>
      </w:r>
      <w:r>
        <w:t>。</w:t>
      </w:r>
    </w:p>
    <w:p w14:paraId="47005CB6">
      <w:pPr>
        <w:pStyle w:val="3"/>
        <w:ind w:firstLine="480"/>
      </w:pPr>
      <w:r>
        <w:rPr>
          <w:rFonts w:hint="eastAsia"/>
        </w:rPr>
        <w:t>本项目合作重点围绕多类型地下</w:t>
      </w:r>
      <w:r>
        <w:rPr>
          <w:rFonts w:cs="Times New Roman"/>
        </w:rPr>
        <w:t>空间CO₂/H₂安</w:t>
      </w:r>
      <w:r>
        <w:rPr>
          <w:rFonts w:hint="eastAsia"/>
        </w:rPr>
        <w:t>全储用关键技术与AI数字化平台开展，重点解决单一团队难以覆盖废弃矿井、枯竭油气藏、盐穴等场景、多源异构数据难统一、跨国模型验证不足和平台协同应用受限等问题。项目按照“机理研究-安全感知-平台开发-跨国验证”的技术链条组织实施，形成中俄伊三方优势互补、任务协同、成果共享的合作模式。</w:t>
      </w:r>
    </w:p>
    <w:p w14:paraId="145F4A02">
      <w:pPr>
        <w:pStyle w:val="3"/>
        <w:ind w:firstLine="480"/>
      </w:pPr>
      <w:r>
        <w:rPr>
          <w:rFonts w:hint="eastAsia"/>
        </w:rPr>
        <w:t>在任务分工方面，中方团队承担项目总体设计、任务统筹、平台开发和成果集成。中国矿业大学重点负责煤基固废充填材料固碳机制、岩体稳定性分析、安全感知与注采参数智能调控、地下多参量感知硬件和平台应用验证等工作；辽宁大学重点负责枯竭油气藏CO</w:t>
      </w:r>
      <w:r>
        <w:rPr>
          <w:rFonts w:cs="Cambria Math"/>
        </w:rPr>
        <w:t>₂</w:t>
      </w:r>
      <w:r>
        <w:rPr>
          <w:rFonts w:hint="eastAsia"/>
        </w:rPr>
        <w:t>封存岩石物性测试、储层完整性失效机理、盐穴储氢渗漏机理、联邦节点部署和算法适配等工作；煤炭科学研究总院有限公司重点负责云-边-端协同平台架构、多源异构数据标准化、状态数字化重构引擎、物理-数据混合代理模型、大语言模型驱动的智能诊断与闭环控制模块，以及联邦学习平台固化与应用推广。</w:t>
      </w:r>
    </w:p>
    <w:p w14:paraId="6ACDBBBC">
      <w:pPr>
        <w:pStyle w:val="3"/>
        <w:ind w:firstLine="480"/>
      </w:pPr>
      <w:r>
        <w:rPr>
          <w:rFonts w:hint="eastAsia"/>
        </w:rPr>
        <w:t>国（境）外合作方主要承担机理支撑、实验验证和工程数据支撑。俄罗斯彼尔姆国立研究理工大学重点参与地下盐穴储氢渗漏机理、多类型地下空间CO</w:t>
      </w:r>
      <w:r>
        <w:rPr>
          <w:rFonts w:cs="Cambria Math"/>
        </w:rPr>
        <w:t>₂</w:t>
      </w:r>
      <w:r>
        <w:rPr>
          <w:rFonts w:hint="eastAsia"/>
        </w:rPr>
        <w:t>/H</w:t>
      </w:r>
      <w:r>
        <w:rPr>
          <w:rFonts w:cs="Cambria Math"/>
        </w:rPr>
        <w:t>₂</w:t>
      </w:r>
      <w:r>
        <w:rPr>
          <w:rFonts w:hint="eastAsia"/>
        </w:rPr>
        <w:t>多相多场耦合模型、岩体本构关系与损伤演化模型、云-边-端架构及地下多参量智能感知硬件研究，为项目提供岩石渗流-力学耦合实验条件和复杂工况理论支撑。伊朗萨汉德理工大学重点参与煤基固废充填材料固碳机制、岩体本构关系与损伤演化、数据-物理协同学习模型和CO</w:t>
      </w:r>
      <w:r>
        <w:rPr>
          <w:rFonts w:cs="Cambria Math"/>
        </w:rPr>
        <w:t>₂</w:t>
      </w:r>
      <w:r>
        <w:rPr>
          <w:rFonts w:hint="eastAsia"/>
        </w:rPr>
        <w:t>/H</w:t>
      </w:r>
      <w:r>
        <w:rPr>
          <w:rFonts w:cs="Cambria Math"/>
        </w:rPr>
        <w:t>₂</w:t>
      </w:r>
      <w:r>
        <w:rPr>
          <w:rFonts w:hint="eastAsia"/>
        </w:rPr>
        <w:t>储用安全性感知与调控方法研究，为项目提供油气藏工程经验、储层数据和模型验证支撑。</w:t>
      </w:r>
    </w:p>
    <w:p w14:paraId="05189C47">
      <w:pPr>
        <w:pStyle w:val="3"/>
        <w:ind w:firstLine="480"/>
      </w:pPr>
      <w:r>
        <w:rPr>
          <w:rFonts w:hint="eastAsia"/>
        </w:rPr>
        <w:t>各方预期投入包括科研人员、实验平台、工程数据、数值模拟与AI算法资源、国际交流渠道和人才培养条件。合作方式主要包括联合设计研究方案、共享非涉密数据和模型参数、开展实验与仿真交叉验证、共建联邦学习节点、定期召开线上线下研讨会、联合发表论文和申请专利、开展人员互访与青年人才培养。通过上述合作，项目将实现研究任务协同推进、平台联合验证和成果共同产出，为金砖国家深地CO</w:t>
      </w:r>
      <w:r>
        <w:rPr>
          <w:rFonts w:cs="Cambria Math"/>
        </w:rPr>
        <w:t>₂</w:t>
      </w:r>
      <w:r>
        <w:rPr>
          <w:rFonts w:hint="eastAsia"/>
        </w:rPr>
        <w:t>/H</w:t>
      </w:r>
      <w:r>
        <w:rPr>
          <w:rFonts w:cs="Cambria Math"/>
        </w:rPr>
        <w:t>₂</w:t>
      </w:r>
      <w:r>
        <w:rPr>
          <w:rFonts w:hint="eastAsia"/>
        </w:rPr>
        <w:t>安全储用提供可推广的技术方案。</w:t>
      </w:r>
    </w:p>
    <w:p w14:paraId="3E2B7F9F">
      <w:pPr>
        <w:pStyle w:val="3"/>
        <w:ind w:firstLine="480"/>
      </w:pPr>
      <w:r>
        <w:rPr>
          <w:rFonts w:hint="eastAsia"/>
        </w:rPr>
        <w:t>项目</w:t>
      </w:r>
      <w:r>
        <w:t>任</w:t>
      </w:r>
      <w:r>
        <w:rPr>
          <w:rFonts w:hint="eastAsia"/>
        </w:rPr>
        <w:t>务分解</w:t>
      </w:r>
      <w:r>
        <w:t>与</w:t>
      </w:r>
      <w:r>
        <w:rPr>
          <w:rFonts w:hint="eastAsia"/>
        </w:rPr>
        <w:t>分配情况如表5所示。</w:t>
      </w:r>
    </w:p>
    <w:p w14:paraId="190DFD4A">
      <w:pPr>
        <w:pStyle w:val="55"/>
      </w:pPr>
      <w:r>
        <w:t>任务</w:t>
      </w:r>
      <w:r>
        <w:rPr>
          <w:rFonts w:hint="eastAsia"/>
        </w:rPr>
        <w:t>分解与</w:t>
      </w:r>
      <w:r>
        <w:t>分配</w:t>
      </w:r>
    </w:p>
    <w:tbl>
      <w:tblPr>
        <w:tblStyle w:val="76"/>
        <w:tblW w:w="9072"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57" w:type="dxa"/>
          <w:bottom w:w="0" w:type="dxa"/>
          <w:right w:w="57" w:type="dxa"/>
        </w:tblCellMar>
      </w:tblPr>
      <w:tblGrid>
        <w:gridCol w:w="993"/>
        <w:gridCol w:w="567"/>
        <w:gridCol w:w="4252"/>
        <w:gridCol w:w="3260"/>
      </w:tblGrid>
      <w:tr w14:paraId="6CDE75A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tcBorders>
              <w:bottom w:val="single" w:color="auto" w:sz="6" w:space="0"/>
              <w:insideH w:val="single" w:sz="6" w:space="0"/>
              <w:tl2br w:val="nil"/>
              <w:tr2bl w:val="nil"/>
            </w:tcBorders>
            <w:shd w:val="clear" w:color="auto" w:fill="auto"/>
            <w:vAlign w:val="center"/>
          </w:tcPr>
          <w:p w14:paraId="167E9768">
            <w:pPr>
              <w:pStyle w:val="57"/>
              <w:spacing w:before="36" w:after="36"/>
              <w:rPr>
                <w:rFonts w:cs="Times New Roman"/>
                <w:kern w:val="0"/>
                <w:sz w:val="20"/>
              </w:rPr>
            </w:pPr>
            <w:r>
              <w:rPr>
                <w:rFonts w:cs="Times New Roman"/>
                <w:kern w:val="0"/>
                <w:sz w:val="20"/>
              </w:rPr>
              <w:t>研究任务</w:t>
            </w:r>
          </w:p>
        </w:tc>
        <w:tc>
          <w:tcPr>
            <w:tcW w:w="567" w:type="dxa"/>
            <w:tcBorders>
              <w:bottom w:val="single" w:color="auto" w:sz="6" w:space="0"/>
              <w:insideH w:val="single" w:sz="6" w:space="0"/>
              <w:tl2br w:val="nil"/>
              <w:tr2bl w:val="nil"/>
            </w:tcBorders>
            <w:shd w:val="clear" w:color="auto" w:fill="auto"/>
            <w:vAlign w:val="center"/>
          </w:tcPr>
          <w:p w14:paraId="42269F41">
            <w:pPr>
              <w:pStyle w:val="57"/>
              <w:spacing w:before="36" w:after="36"/>
              <w:rPr>
                <w:rFonts w:cs="Times New Roman"/>
              </w:rPr>
            </w:pPr>
            <w:r>
              <w:rPr>
                <w:rFonts w:hint="eastAsia" w:cs="Times New Roman"/>
              </w:rPr>
              <w:t>牵头单位</w:t>
            </w:r>
          </w:p>
        </w:tc>
        <w:tc>
          <w:tcPr>
            <w:tcW w:w="4252" w:type="dxa"/>
            <w:tcBorders>
              <w:bottom w:val="single" w:color="auto" w:sz="6" w:space="0"/>
              <w:insideH w:val="single" w:sz="6" w:space="0"/>
              <w:tl2br w:val="nil"/>
              <w:tr2bl w:val="nil"/>
            </w:tcBorders>
            <w:shd w:val="clear" w:color="auto" w:fill="auto"/>
            <w:vAlign w:val="center"/>
          </w:tcPr>
          <w:p w14:paraId="11832BE7">
            <w:pPr>
              <w:pStyle w:val="57"/>
              <w:spacing w:before="36" w:after="36"/>
              <w:rPr>
                <w:rFonts w:cs="Times New Roman"/>
                <w:kern w:val="0"/>
                <w:sz w:val="20"/>
              </w:rPr>
            </w:pPr>
            <w:r>
              <w:rPr>
                <w:rFonts w:cs="Times New Roman"/>
                <w:kern w:val="0"/>
                <w:sz w:val="20"/>
              </w:rPr>
              <w:t>任务分解</w:t>
            </w:r>
          </w:p>
        </w:tc>
        <w:tc>
          <w:tcPr>
            <w:tcW w:w="3260" w:type="dxa"/>
            <w:tcBorders>
              <w:bottom w:val="single" w:color="auto" w:sz="6" w:space="0"/>
              <w:insideH w:val="single" w:sz="6" w:space="0"/>
              <w:tl2br w:val="nil"/>
              <w:tr2bl w:val="nil"/>
            </w:tcBorders>
            <w:shd w:val="clear" w:color="auto" w:fill="auto"/>
            <w:vAlign w:val="center"/>
          </w:tcPr>
          <w:p w14:paraId="7037FC74">
            <w:pPr>
              <w:pStyle w:val="57"/>
              <w:spacing w:before="36" w:after="36"/>
              <w:rPr>
                <w:rFonts w:cs="Times New Roman"/>
                <w:kern w:val="0"/>
                <w:sz w:val="20"/>
              </w:rPr>
            </w:pPr>
            <w:r>
              <w:rPr>
                <w:rFonts w:hint="eastAsia" w:cs="Times New Roman"/>
                <w:kern w:val="0"/>
                <w:sz w:val="20"/>
              </w:rPr>
              <w:t>承担单位</w:t>
            </w:r>
          </w:p>
        </w:tc>
      </w:tr>
      <w:tr w14:paraId="3510B4B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restart"/>
            <w:shd w:val="clear" w:color="auto" w:fill="auto"/>
            <w:vAlign w:val="center"/>
          </w:tcPr>
          <w:p w14:paraId="2D542617">
            <w:pPr>
              <w:pStyle w:val="57"/>
              <w:spacing w:before="36" w:after="36"/>
              <w:rPr>
                <w:rFonts w:cs="Times New Roman"/>
                <w:kern w:val="0"/>
                <w:sz w:val="20"/>
              </w:rPr>
            </w:pPr>
            <w:r>
              <w:rPr>
                <w:rFonts w:cs="Times New Roman"/>
                <w:kern w:val="0"/>
                <w:sz w:val="20"/>
              </w:rPr>
              <w:t>任务1：多类型地下空间CO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多相多场耦合机理与数字化重构方法</w:t>
            </w:r>
          </w:p>
        </w:tc>
        <w:tc>
          <w:tcPr>
            <w:tcW w:w="567" w:type="dxa"/>
            <w:vMerge w:val="restart"/>
            <w:shd w:val="clear" w:color="auto" w:fill="auto"/>
            <w:vAlign w:val="center"/>
          </w:tcPr>
          <w:p w14:paraId="2B691F13">
            <w:pPr>
              <w:pStyle w:val="57"/>
              <w:spacing w:before="36" w:after="36"/>
              <w:rPr>
                <w:rFonts w:cs="Times New Roman"/>
              </w:rPr>
            </w:pPr>
            <w:r>
              <w:rPr>
                <w:rFonts w:hint="eastAsia" w:cs="Times New Roman"/>
              </w:rPr>
              <w:t>辽宁大学</w:t>
            </w:r>
          </w:p>
        </w:tc>
        <w:tc>
          <w:tcPr>
            <w:tcW w:w="4252" w:type="dxa"/>
            <w:shd w:val="clear" w:color="auto" w:fill="auto"/>
            <w:vAlign w:val="center"/>
          </w:tcPr>
          <w:p w14:paraId="1046109B">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① </w:t>
            </w:r>
            <w:r>
              <w:rPr>
                <w:rFonts w:cs="Times New Roman"/>
                <w:kern w:val="0"/>
                <w:sz w:val="20"/>
              </w:rPr>
              <w:t>枯竭油气藏CO</w:t>
            </w:r>
            <w:r>
              <w:rPr>
                <w:rFonts w:cs="Cambria Math"/>
                <w:kern w:val="0"/>
                <w:sz w:val="20"/>
              </w:rPr>
              <w:t>₂</w:t>
            </w:r>
            <w:r>
              <w:rPr>
                <w:rFonts w:cs="Times New Roman"/>
                <w:kern w:val="0"/>
                <w:sz w:val="20"/>
              </w:rPr>
              <w:t>封存岩石物性参数实验测试</w:t>
            </w:r>
          </w:p>
        </w:tc>
        <w:tc>
          <w:tcPr>
            <w:tcW w:w="3260" w:type="dxa"/>
            <w:shd w:val="clear" w:color="auto" w:fill="auto"/>
            <w:vAlign w:val="center"/>
          </w:tcPr>
          <w:p w14:paraId="5CC4B672">
            <w:pPr>
              <w:pStyle w:val="57"/>
              <w:spacing w:before="36" w:after="36"/>
              <w:rPr>
                <w:rFonts w:cs="Times New Roman"/>
                <w:kern w:val="0"/>
                <w:sz w:val="20"/>
              </w:rPr>
            </w:pPr>
            <w:r>
              <w:rPr>
                <w:rFonts w:cs="Times New Roman"/>
                <w:kern w:val="0"/>
                <w:sz w:val="20"/>
              </w:rPr>
              <w:t>辽宁大学</w:t>
            </w:r>
          </w:p>
          <w:p w14:paraId="6AF7D263">
            <w:pPr>
              <w:pStyle w:val="57"/>
              <w:spacing w:before="36" w:after="36"/>
              <w:rPr>
                <w:rFonts w:cs="Times New Roman"/>
                <w:kern w:val="0"/>
                <w:sz w:val="20"/>
              </w:rPr>
            </w:pPr>
            <w:r>
              <w:rPr>
                <w:rFonts w:cs="Times New Roman"/>
                <w:kern w:val="0"/>
                <w:sz w:val="20"/>
              </w:rPr>
              <w:t>煤炭科学研究总院有限公司</w:t>
            </w:r>
          </w:p>
        </w:tc>
      </w:tr>
      <w:tr w14:paraId="1390CAA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5CF10028">
            <w:pPr>
              <w:pStyle w:val="57"/>
              <w:spacing w:before="36" w:after="36"/>
              <w:rPr>
                <w:rFonts w:cs="Times New Roman"/>
                <w:kern w:val="0"/>
                <w:sz w:val="20"/>
              </w:rPr>
            </w:pPr>
          </w:p>
        </w:tc>
        <w:tc>
          <w:tcPr>
            <w:tcW w:w="567" w:type="dxa"/>
            <w:vMerge w:val="continue"/>
            <w:shd w:val="clear" w:color="auto" w:fill="auto"/>
            <w:vAlign w:val="center"/>
          </w:tcPr>
          <w:p w14:paraId="4E93EE06">
            <w:pPr>
              <w:pStyle w:val="57"/>
              <w:spacing w:before="36" w:after="36"/>
              <w:rPr>
                <w:rFonts w:cs="Times New Roman"/>
              </w:rPr>
            </w:pPr>
          </w:p>
        </w:tc>
        <w:tc>
          <w:tcPr>
            <w:tcW w:w="4252" w:type="dxa"/>
            <w:shd w:val="clear" w:color="auto" w:fill="auto"/>
            <w:vAlign w:val="center"/>
          </w:tcPr>
          <w:p w14:paraId="249FE329">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② </w:t>
            </w:r>
            <w:r>
              <w:rPr>
                <w:rFonts w:cs="Times New Roman"/>
                <w:kern w:val="0"/>
                <w:sz w:val="20"/>
              </w:rPr>
              <w:t>枯竭油气藏CO</w:t>
            </w:r>
            <w:r>
              <w:rPr>
                <w:rFonts w:cs="Cambria Math"/>
                <w:kern w:val="0"/>
                <w:sz w:val="20"/>
              </w:rPr>
              <w:t>₂</w:t>
            </w:r>
            <w:r>
              <w:rPr>
                <w:rFonts w:cs="Times New Roman"/>
                <w:kern w:val="0"/>
                <w:sz w:val="20"/>
              </w:rPr>
              <w:t>封存储层完整性失效机理研究</w:t>
            </w:r>
          </w:p>
        </w:tc>
        <w:tc>
          <w:tcPr>
            <w:tcW w:w="3260" w:type="dxa"/>
            <w:shd w:val="clear" w:color="auto" w:fill="auto"/>
            <w:vAlign w:val="center"/>
          </w:tcPr>
          <w:p w14:paraId="59F35AD1">
            <w:pPr>
              <w:pStyle w:val="57"/>
              <w:spacing w:before="36" w:after="36"/>
              <w:rPr>
                <w:rFonts w:cs="Times New Roman"/>
                <w:kern w:val="0"/>
                <w:sz w:val="20"/>
              </w:rPr>
            </w:pPr>
            <w:r>
              <w:rPr>
                <w:rFonts w:cs="Times New Roman"/>
                <w:kern w:val="0"/>
                <w:sz w:val="20"/>
              </w:rPr>
              <w:t>辽宁大学</w:t>
            </w:r>
          </w:p>
          <w:p w14:paraId="24DA7390">
            <w:pPr>
              <w:pStyle w:val="57"/>
              <w:spacing w:before="36" w:after="36"/>
              <w:rPr>
                <w:rFonts w:cs="Times New Roman"/>
                <w:kern w:val="0"/>
                <w:sz w:val="20"/>
              </w:rPr>
            </w:pPr>
            <w:r>
              <w:rPr>
                <w:rFonts w:cs="Times New Roman"/>
                <w:kern w:val="0"/>
                <w:sz w:val="20"/>
              </w:rPr>
              <w:t>煤炭科学研究总院有限公司</w:t>
            </w:r>
          </w:p>
        </w:tc>
      </w:tr>
      <w:tr w14:paraId="436A430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34BB5265">
            <w:pPr>
              <w:pStyle w:val="57"/>
              <w:spacing w:before="36" w:after="36"/>
              <w:rPr>
                <w:rFonts w:cs="Times New Roman"/>
                <w:kern w:val="0"/>
                <w:sz w:val="20"/>
              </w:rPr>
            </w:pPr>
          </w:p>
        </w:tc>
        <w:tc>
          <w:tcPr>
            <w:tcW w:w="567" w:type="dxa"/>
            <w:vMerge w:val="continue"/>
            <w:shd w:val="clear" w:color="auto" w:fill="auto"/>
            <w:vAlign w:val="center"/>
          </w:tcPr>
          <w:p w14:paraId="732717E4">
            <w:pPr>
              <w:pStyle w:val="57"/>
              <w:spacing w:before="36" w:after="36"/>
              <w:rPr>
                <w:rFonts w:cs="Times New Roman"/>
              </w:rPr>
            </w:pPr>
          </w:p>
        </w:tc>
        <w:tc>
          <w:tcPr>
            <w:tcW w:w="4252" w:type="dxa"/>
            <w:shd w:val="clear" w:color="auto" w:fill="auto"/>
            <w:vAlign w:val="center"/>
          </w:tcPr>
          <w:p w14:paraId="1154AB7C">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③ </w:t>
            </w:r>
            <w:r>
              <w:rPr>
                <w:rFonts w:cs="Times New Roman"/>
                <w:kern w:val="0"/>
                <w:sz w:val="20"/>
              </w:rPr>
              <w:t>地下盐穴储氢渗漏机理研究</w:t>
            </w:r>
          </w:p>
        </w:tc>
        <w:tc>
          <w:tcPr>
            <w:tcW w:w="3260" w:type="dxa"/>
            <w:shd w:val="clear" w:color="auto" w:fill="auto"/>
            <w:vAlign w:val="center"/>
          </w:tcPr>
          <w:p w14:paraId="0F07016B">
            <w:pPr>
              <w:pStyle w:val="57"/>
              <w:spacing w:before="36" w:after="36"/>
              <w:rPr>
                <w:rFonts w:cs="Times New Roman"/>
                <w:kern w:val="0"/>
                <w:sz w:val="20"/>
              </w:rPr>
            </w:pPr>
            <w:r>
              <w:rPr>
                <w:rFonts w:cs="Times New Roman"/>
                <w:kern w:val="0"/>
                <w:sz w:val="20"/>
              </w:rPr>
              <w:t>辽宁大学</w:t>
            </w:r>
          </w:p>
          <w:p w14:paraId="78436FC3">
            <w:pPr>
              <w:pStyle w:val="57"/>
              <w:spacing w:before="36" w:after="36"/>
              <w:rPr>
                <w:rFonts w:cs="Times New Roman"/>
                <w:kern w:val="0"/>
                <w:sz w:val="20"/>
              </w:rPr>
            </w:pPr>
            <w:r>
              <w:rPr>
                <w:rFonts w:cs="Times New Roman"/>
                <w:kern w:val="0"/>
                <w:sz w:val="20"/>
              </w:rPr>
              <w:t>俄罗斯彼尔姆国立研究理工大学</w:t>
            </w:r>
          </w:p>
        </w:tc>
      </w:tr>
      <w:tr w14:paraId="7E2652F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5E9B6785">
            <w:pPr>
              <w:pStyle w:val="57"/>
              <w:spacing w:before="36" w:after="36"/>
              <w:rPr>
                <w:rFonts w:cs="Times New Roman"/>
                <w:kern w:val="0"/>
                <w:sz w:val="20"/>
              </w:rPr>
            </w:pPr>
          </w:p>
        </w:tc>
        <w:tc>
          <w:tcPr>
            <w:tcW w:w="567" w:type="dxa"/>
            <w:vMerge w:val="continue"/>
            <w:shd w:val="clear" w:color="auto" w:fill="auto"/>
            <w:vAlign w:val="center"/>
          </w:tcPr>
          <w:p w14:paraId="3FCEFBBB">
            <w:pPr>
              <w:pStyle w:val="57"/>
              <w:spacing w:before="36" w:after="36"/>
              <w:rPr>
                <w:rFonts w:cs="Times New Roman"/>
              </w:rPr>
            </w:pPr>
          </w:p>
        </w:tc>
        <w:tc>
          <w:tcPr>
            <w:tcW w:w="4252" w:type="dxa"/>
            <w:shd w:val="clear" w:color="auto" w:fill="auto"/>
            <w:vAlign w:val="center"/>
          </w:tcPr>
          <w:p w14:paraId="0ADF47B0">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④ </w:t>
            </w:r>
            <w:r>
              <w:rPr>
                <w:rFonts w:cs="Times New Roman"/>
                <w:kern w:val="0"/>
                <w:sz w:val="20"/>
              </w:rPr>
              <w:t>煤基固废充填材料固碳机制及性能演化规律研究</w:t>
            </w:r>
          </w:p>
        </w:tc>
        <w:tc>
          <w:tcPr>
            <w:tcW w:w="3260" w:type="dxa"/>
            <w:shd w:val="clear" w:color="auto" w:fill="auto"/>
            <w:vAlign w:val="center"/>
          </w:tcPr>
          <w:p w14:paraId="5907B921">
            <w:pPr>
              <w:pStyle w:val="57"/>
              <w:spacing w:before="36" w:after="36"/>
              <w:rPr>
                <w:rFonts w:cs="Times New Roman"/>
                <w:kern w:val="0"/>
                <w:sz w:val="20"/>
              </w:rPr>
            </w:pPr>
            <w:r>
              <w:rPr>
                <w:rFonts w:cs="Times New Roman"/>
                <w:kern w:val="0"/>
                <w:sz w:val="20"/>
              </w:rPr>
              <w:t>中国矿业大学</w:t>
            </w:r>
          </w:p>
          <w:p w14:paraId="32CDF3C5">
            <w:pPr>
              <w:pStyle w:val="57"/>
              <w:spacing w:before="36" w:after="36"/>
              <w:rPr>
                <w:rFonts w:cs="Times New Roman"/>
                <w:kern w:val="0"/>
                <w:sz w:val="20"/>
              </w:rPr>
            </w:pPr>
            <w:r>
              <w:rPr>
                <w:rFonts w:cs="Times New Roman"/>
                <w:kern w:val="0"/>
                <w:sz w:val="20"/>
              </w:rPr>
              <w:t>伊朗萨汉德理工大学</w:t>
            </w:r>
          </w:p>
        </w:tc>
      </w:tr>
      <w:tr w14:paraId="4F35F56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1F48AD76">
            <w:pPr>
              <w:pStyle w:val="57"/>
              <w:spacing w:before="36" w:after="36"/>
              <w:rPr>
                <w:rFonts w:cs="Times New Roman"/>
                <w:kern w:val="0"/>
                <w:sz w:val="20"/>
              </w:rPr>
            </w:pPr>
          </w:p>
        </w:tc>
        <w:tc>
          <w:tcPr>
            <w:tcW w:w="567" w:type="dxa"/>
            <w:vMerge w:val="continue"/>
            <w:shd w:val="clear" w:color="auto" w:fill="auto"/>
            <w:vAlign w:val="center"/>
          </w:tcPr>
          <w:p w14:paraId="462D6585">
            <w:pPr>
              <w:pStyle w:val="57"/>
              <w:spacing w:before="36" w:after="36"/>
              <w:rPr>
                <w:rFonts w:cs="Times New Roman"/>
              </w:rPr>
            </w:pPr>
          </w:p>
        </w:tc>
        <w:tc>
          <w:tcPr>
            <w:tcW w:w="4252" w:type="dxa"/>
            <w:shd w:val="clear" w:color="auto" w:fill="auto"/>
            <w:vAlign w:val="center"/>
          </w:tcPr>
          <w:p w14:paraId="42334D7A">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⑤ </w:t>
            </w:r>
            <w:r>
              <w:rPr>
                <w:rFonts w:cs="Times New Roman"/>
                <w:kern w:val="0"/>
                <w:sz w:val="20"/>
              </w:rPr>
              <w:t>多类型地下空间CO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多相多场耦合模型数字化重构方法研究</w:t>
            </w:r>
          </w:p>
        </w:tc>
        <w:tc>
          <w:tcPr>
            <w:tcW w:w="3260" w:type="dxa"/>
            <w:shd w:val="clear" w:color="auto" w:fill="auto"/>
            <w:vAlign w:val="center"/>
          </w:tcPr>
          <w:p w14:paraId="1EFCF3D7">
            <w:pPr>
              <w:pStyle w:val="57"/>
              <w:spacing w:before="36" w:after="36"/>
              <w:rPr>
                <w:rFonts w:cs="Times New Roman"/>
                <w:kern w:val="0"/>
                <w:sz w:val="20"/>
              </w:rPr>
            </w:pPr>
            <w:r>
              <w:rPr>
                <w:rFonts w:cs="Times New Roman"/>
                <w:kern w:val="0"/>
                <w:sz w:val="20"/>
              </w:rPr>
              <w:t>俄罗斯彼尔姆国立研究理工大学</w:t>
            </w:r>
          </w:p>
          <w:p w14:paraId="45301158">
            <w:pPr>
              <w:pStyle w:val="57"/>
              <w:spacing w:before="36" w:after="36"/>
              <w:rPr>
                <w:rFonts w:cs="Times New Roman"/>
                <w:kern w:val="0"/>
                <w:sz w:val="20"/>
              </w:rPr>
            </w:pPr>
            <w:r>
              <w:rPr>
                <w:rFonts w:cs="Times New Roman"/>
                <w:kern w:val="0"/>
                <w:sz w:val="20"/>
              </w:rPr>
              <w:t>辽宁大学</w:t>
            </w:r>
            <w:r>
              <w:rPr>
                <w:rFonts w:hint="eastAsia" w:cs="Times New Roman"/>
                <w:kern w:val="0"/>
                <w:sz w:val="20"/>
              </w:rPr>
              <w:t>、</w:t>
            </w:r>
            <w:r>
              <w:rPr>
                <w:rFonts w:cs="Times New Roman"/>
                <w:kern w:val="0"/>
                <w:sz w:val="20"/>
              </w:rPr>
              <w:t>中国矿业大学</w:t>
            </w:r>
          </w:p>
        </w:tc>
      </w:tr>
      <w:tr w14:paraId="1BBE91D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restart"/>
            <w:shd w:val="clear" w:color="auto" w:fill="auto"/>
            <w:vAlign w:val="center"/>
          </w:tcPr>
          <w:p w14:paraId="6413C0D6">
            <w:pPr>
              <w:pStyle w:val="57"/>
              <w:spacing w:before="36" w:after="36"/>
              <w:rPr>
                <w:rFonts w:cs="Times New Roman"/>
                <w:kern w:val="0"/>
                <w:sz w:val="20"/>
              </w:rPr>
            </w:pPr>
            <w:r>
              <w:rPr>
                <w:rFonts w:cs="Times New Roman"/>
                <w:kern w:val="0"/>
                <w:sz w:val="20"/>
              </w:rPr>
              <w:t>任务2：数据-物理融合驱动的CO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储用安全性感知与智能调控模型</w:t>
            </w:r>
          </w:p>
        </w:tc>
        <w:tc>
          <w:tcPr>
            <w:tcW w:w="567" w:type="dxa"/>
            <w:vMerge w:val="restart"/>
            <w:shd w:val="clear" w:color="auto" w:fill="auto"/>
            <w:vAlign w:val="center"/>
          </w:tcPr>
          <w:p w14:paraId="4F96B5C5">
            <w:pPr>
              <w:pStyle w:val="57"/>
              <w:spacing w:before="36" w:after="36"/>
              <w:rPr>
                <w:rFonts w:cs="Times New Roman"/>
              </w:rPr>
            </w:pPr>
            <w:r>
              <w:rPr>
                <w:rFonts w:hint="eastAsia" w:cs="Times New Roman"/>
              </w:rPr>
              <w:t>中国矿业大学</w:t>
            </w:r>
          </w:p>
        </w:tc>
        <w:tc>
          <w:tcPr>
            <w:tcW w:w="4252" w:type="dxa"/>
            <w:shd w:val="clear" w:color="auto" w:fill="auto"/>
            <w:vAlign w:val="center"/>
          </w:tcPr>
          <w:p w14:paraId="64D9C4D5">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① </w:t>
            </w:r>
            <w:r>
              <w:rPr>
                <w:rFonts w:cs="Times New Roman"/>
                <w:kern w:val="0"/>
                <w:sz w:val="20"/>
              </w:rPr>
              <w:t>多类型地下空间岩体稳定性测试结果分析</w:t>
            </w:r>
          </w:p>
        </w:tc>
        <w:tc>
          <w:tcPr>
            <w:tcW w:w="3260" w:type="dxa"/>
            <w:shd w:val="clear" w:color="auto" w:fill="auto"/>
            <w:vAlign w:val="center"/>
          </w:tcPr>
          <w:p w14:paraId="4D2B1C9D">
            <w:pPr>
              <w:pStyle w:val="57"/>
              <w:spacing w:before="36" w:after="36"/>
              <w:rPr>
                <w:rFonts w:cs="Times New Roman"/>
                <w:kern w:val="0"/>
                <w:sz w:val="20"/>
              </w:rPr>
            </w:pPr>
            <w:r>
              <w:rPr>
                <w:rFonts w:cs="Times New Roman"/>
                <w:kern w:val="0"/>
                <w:sz w:val="20"/>
              </w:rPr>
              <w:t>中国矿业大学</w:t>
            </w:r>
          </w:p>
          <w:p w14:paraId="1160F939">
            <w:pPr>
              <w:pStyle w:val="57"/>
              <w:spacing w:before="36" w:after="36"/>
              <w:rPr>
                <w:rFonts w:cs="Times New Roman"/>
                <w:kern w:val="0"/>
                <w:sz w:val="20"/>
              </w:rPr>
            </w:pPr>
            <w:r>
              <w:rPr>
                <w:rFonts w:cs="Times New Roman"/>
                <w:kern w:val="0"/>
                <w:sz w:val="20"/>
              </w:rPr>
              <w:t>煤炭科学研究总院有限公司</w:t>
            </w:r>
          </w:p>
        </w:tc>
      </w:tr>
      <w:tr w14:paraId="361350E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78EDD9B1">
            <w:pPr>
              <w:pStyle w:val="57"/>
              <w:spacing w:before="36" w:after="36"/>
              <w:rPr>
                <w:rFonts w:cs="Times New Roman"/>
                <w:kern w:val="0"/>
                <w:sz w:val="20"/>
              </w:rPr>
            </w:pPr>
          </w:p>
        </w:tc>
        <w:tc>
          <w:tcPr>
            <w:tcW w:w="567" w:type="dxa"/>
            <w:vMerge w:val="continue"/>
            <w:shd w:val="clear" w:color="auto" w:fill="auto"/>
            <w:vAlign w:val="center"/>
          </w:tcPr>
          <w:p w14:paraId="46BC06EC">
            <w:pPr>
              <w:pStyle w:val="57"/>
              <w:spacing w:before="36" w:after="36"/>
              <w:rPr>
                <w:rFonts w:cs="Times New Roman"/>
              </w:rPr>
            </w:pPr>
          </w:p>
        </w:tc>
        <w:tc>
          <w:tcPr>
            <w:tcW w:w="4252" w:type="dxa"/>
            <w:shd w:val="clear" w:color="auto" w:fill="auto"/>
            <w:vAlign w:val="center"/>
          </w:tcPr>
          <w:p w14:paraId="57C54D6A">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② </w:t>
            </w:r>
            <w:r>
              <w:rPr>
                <w:rFonts w:cs="Times New Roman"/>
                <w:kern w:val="0"/>
                <w:sz w:val="20"/>
              </w:rPr>
              <w:t>多类型地下空间岩体本构关系与损伤演化模型构建</w:t>
            </w:r>
          </w:p>
        </w:tc>
        <w:tc>
          <w:tcPr>
            <w:tcW w:w="3260" w:type="dxa"/>
            <w:shd w:val="clear" w:color="auto" w:fill="auto"/>
            <w:vAlign w:val="center"/>
          </w:tcPr>
          <w:p w14:paraId="5203DA47">
            <w:pPr>
              <w:pStyle w:val="57"/>
              <w:spacing w:before="36" w:after="36"/>
              <w:rPr>
                <w:rFonts w:cs="Times New Roman"/>
                <w:kern w:val="0"/>
                <w:sz w:val="20"/>
              </w:rPr>
            </w:pPr>
            <w:r>
              <w:rPr>
                <w:rFonts w:cs="Times New Roman"/>
                <w:kern w:val="0"/>
                <w:sz w:val="20"/>
              </w:rPr>
              <w:t>俄罗斯彼尔姆国立研究理工大学</w:t>
            </w:r>
          </w:p>
          <w:p w14:paraId="4737CDEC">
            <w:pPr>
              <w:pStyle w:val="57"/>
              <w:spacing w:before="36" w:after="36"/>
              <w:rPr>
                <w:rFonts w:cs="Times New Roman"/>
                <w:kern w:val="0"/>
                <w:sz w:val="20"/>
              </w:rPr>
            </w:pPr>
            <w:r>
              <w:rPr>
                <w:rFonts w:cs="Times New Roman"/>
                <w:kern w:val="0"/>
                <w:sz w:val="20"/>
              </w:rPr>
              <w:t>伊朗萨汉德理工大学</w:t>
            </w:r>
          </w:p>
        </w:tc>
      </w:tr>
      <w:tr w14:paraId="7C0E137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1E1310D9">
            <w:pPr>
              <w:pStyle w:val="57"/>
              <w:spacing w:before="36" w:after="36"/>
              <w:rPr>
                <w:rFonts w:cs="Times New Roman"/>
                <w:kern w:val="0"/>
                <w:sz w:val="20"/>
              </w:rPr>
            </w:pPr>
          </w:p>
        </w:tc>
        <w:tc>
          <w:tcPr>
            <w:tcW w:w="567" w:type="dxa"/>
            <w:vMerge w:val="continue"/>
            <w:shd w:val="clear" w:color="auto" w:fill="auto"/>
            <w:vAlign w:val="center"/>
          </w:tcPr>
          <w:p w14:paraId="507F46A0">
            <w:pPr>
              <w:pStyle w:val="57"/>
              <w:spacing w:before="36" w:after="36"/>
              <w:rPr>
                <w:rFonts w:cs="Times New Roman"/>
              </w:rPr>
            </w:pPr>
          </w:p>
        </w:tc>
        <w:tc>
          <w:tcPr>
            <w:tcW w:w="4252" w:type="dxa"/>
            <w:shd w:val="clear" w:color="auto" w:fill="auto"/>
            <w:vAlign w:val="center"/>
          </w:tcPr>
          <w:p w14:paraId="5C7A1C63">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③ </w:t>
            </w:r>
            <w:r>
              <w:rPr>
                <w:rFonts w:cs="Times New Roman"/>
                <w:kern w:val="0"/>
                <w:sz w:val="20"/>
              </w:rPr>
              <w:t>数据-物理协同驱动学习模型构建</w:t>
            </w:r>
          </w:p>
        </w:tc>
        <w:tc>
          <w:tcPr>
            <w:tcW w:w="3260" w:type="dxa"/>
            <w:shd w:val="clear" w:color="auto" w:fill="auto"/>
            <w:vAlign w:val="center"/>
          </w:tcPr>
          <w:p w14:paraId="118344C0">
            <w:pPr>
              <w:pStyle w:val="57"/>
              <w:spacing w:before="36" w:after="36"/>
              <w:rPr>
                <w:rFonts w:cs="Times New Roman"/>
                <w:kern w:val="0"/>
                <w:sz w:val="20"/>
              </w:rPr>
            </w:pPr>
            <w:r>
              <w:rPr>
                <w:rFonts w:cs="Times New Roman"/>
                <w:kern w:val="0"/>
                <w:sz w:val="20"/>
              </w:rPr>
              <w:t>中国矿业大学</w:t>
            </w:r>
          </w:p>
          <w:p w14:paraId="0A4378B9">
            <w:pPr>
              <w:pStyle w:val="57"/>
              <w:spacing w:before="36" w:after="36"/>
              <w:rPr>
                <w:rFonts w:cs="Times New Roman"/>
                <w:kern w:val="0"/>
                <w:sz w:val="20"/>
              </w:rPr>
            </w:pPr>
            <w:r>
              <w:rPr>
                <w:rFonts w:cs="Times New Roman"/>
                <w:kern w:val="0"/>
                <w:sz w:val="20"/>
              </w:rPr>
              <w:t>俄罗斯彼尔姆国立研究理工大学</w:t>
            </w:r>
          </w:p>
          <w:p w14:paraId="7FFF5813">
            <w:pPr>
              <w:pStyle w:val="57"/>
              <w:spacing w:before="36" w:after="36"/>
              <w:rPr>
                <w:rFonts w:cs="Times New Roman"/>
                <w:kern w:val="0"/>
                <w:sz w:val="20"/>
              </w:rPr>
            </w:pPr>
            <w:r>
              <w:rPr>
                <w:rFonts w:cs="Times New Roman"/>
                <w:kern w:val="0"/>
                <w:sz w:val="20"/>
              </w:rPr>
              <w:t>伊朗萨汉德理工大学</w:t>
            </w:r>
          </w:p>
          <w:p w14:paraId="539FEDB6">
            <w:pPr>
              <w:pStyle w:val="57"/>
              <w:spacing w:before="36" w:after="36"/>
              <w:rPr>
                <w:rFonts w:cs="Times New Roman"/>
                <w:kern w:val="0"/>
                <w:sz w:val="20"/>
              </w:rPr>
            </w:pPr>
            <w:r>
              <w:rPr>
                <w:rFonts w:cs="Times New Roman"/>
                <w:kern w:val="0"/>
                <w:sz w:val="20"/>
              </w:rPr>
              <w:t>煤炭科学研究总院有限公司</w:t>
            </w:r>
          </w:p>
        </w:tc>
      </w:tr>
      <w:tr w14:paraId="06D0883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430E5716">
            <w:pPr>
              <w:pStyle w:val="57"/>
              <w:spacing w:before="36" w:after="36"/>
              <w:rPr>
                <w:rFonts w:cs="Times New Roman"/>
                <w:kern w:val="0"/>
                <w:sz w:val="20"/>
              </w:rPr>
            </w:pPr>
          </w:p>
        </w:tc>
        <w:tc>
          <w:tcPr>
            <w:tcW w:w="567" w:type="dxa"/>
            <w:vMerge w:val="continue"/>
            <w:shd w:val="clear" w:color="auto" w:fill="auto"/>
            <w:vAlign w:val="center"/>
          </w:tcPr>
          <w:p w14:paraId="21C9FE38">
            <w:pPr>
              <w:pStyle w:val="57"/>
              <w:spacing w:before="36" w:after="36"/>
              <w:rPr>
                <w:rFonts w:cs="Times New Roman"/>
              </w:rPr>
            </w:pPr>
          </w:p>
        </w:tc>
        <w:tc>
          <w:tcPr>
            <w:tcW w:w="4252" w:type="dxa"/>
            <w:shd w:val="clear" w:color="auto" w:fill="auto"/>
            <w:vAlign w:val="center"/>
          </w:tcPr>
          <w:p w14:paraId="182FB525">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④ </w:t>
            </w:r>
            <w:r>
              <w:rPr>
                <w:rFonts w:cs="Times New Roman"/>
                <w:kern w:val="0"/>
                <w:sz w:val="20"/>
              </w:rPr>
              <w:t>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储用安全性感知与注采参数智能调控方法</w:t>
            </w:r>
          </w:p>
        </w:tc>
        <w:tc>
          <w:tcPr>
            <w:tcW w:w="3260" w:type="dxa"/>
            <w:shd w:val="clear" w:color="auto" w:fill="auto"/>
            <w:vAlign w:val="center"/>
          </w:tcPr>
          <w:p w14:paraId="39934A15">
            <w:pPr>
              <w:pStyle w:val="57"/>
              <w:spacing w:before="36" w:after="36"/>
              <w:rPr>
                <w:rFonts w:cs="Times New Roman"/>
                <w:kern w:val="0"/>
                <w:sz w:val="20"/>
              </w:rPr>
            </w:pPr>
            <w:r>
              <w:rPr>
                <w:rFonts w:cs="Times New Roman"/>
                <w:kern w:val="0"/>
                <w:sz w:val="20"/>
              </w:rPr>
              <w:t>中国矿业大学</w:t>
            </w:r>
          </w:p>
          <w:p w14:paraId="79451139">
            <w:pPr>
              <w:pStyle w:val="57"/>
              <w:spacing w:before="36" w:after="36"/>
              <w:rPr>
                <w:rFonts w:cs="Times New Roman"/>
                <w:kern w:val="0"/>
                <w:sz w:val="20"/>
              </w:rPr>
            </w:pPr>
            <w:r>
              <w:rPr>
                <w:rFonts w:cs="Times New Roman"/>
                <w:kern w:val="0"/>
                <w:sz w:val="20"/>
              </w:rPr>
              <w:t>伊朗萨汉德理工大学</w:t>
            </w:r>
          </w:p>
        </w:tc>
      </w:tr>
      <w:tr w14:paraId="339DFCD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restart"/>
            <w:shd w:val="clear" w:color="auto" w:fill="auto"/>
            <w:vAlign w:val="center"/>
          </w:tcPr>
          <w:p w14:paraId="090611E7">
            <w:pPr>
              <w:pStyle w:val="57"/>
              <w:spacing w:before="36" w:after="36"/>
              <w:rPr>
                <w:rFonts w:cs="Times New Roman"/>
                <w:kern w:val="0"/>
                <w:sz w:val="20"/>
              </w:rPr>
            </w:pPr>
            <w:r>
              <w:rPr>
                <w:rFonts w:cs="Times New Roman"/>
                <w:kern w:val="0"/>
                <w:sz w:val="20"/>
              </w:rPr>
              <w:t>任务3：深地储能监控数字化平台：云边端协同架构与智能硬件配置</w:t>
            </w:r>
          </w:p>
        </w:tc>
        <w:tc>
          <w:tcPr>
            <w:tcW w:w="567" w:type="dxa"/>
            <w:vMerge w:val="restart"/>
            <w:shd w:val="clear" w:color="auto" w:fill="auto"/>
            <w:vAlign w:val="center"/>
          </w:tcPr>
          <w:p w14:paraId="5762266F">
            <w:pPr>
              <w:pStyle w:val="57"/>
              <w:spacing w:before="36" w:after="36"/>
              <w:rPr>
                <w:rFonts w:cs="Times New Roman"/>
              </w:rPr>
            </w:pPr>
            <w:r>
              <w:rPr>
                <w:rFonts w:cs="Times New Roman"/>
              </w:rPr>
              <w:t>煤炭科学研究总院有限公司</w:t>
            </w:r>
          </w:p>
        </w:tc>
        <w:tc>
          <w:tcPr>
            <w:tcW w:w="4252" w:type="dxa"/>
            <w:shd w:val="clear" w:color="auto" w:fill="auto"/>
            <w:vAlign w:val="center"/>
          </w:tcPr>
          <w:p w14:paraId="48E98AAF">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① </w:t>
            </w:r>
            <w:r>
              <w:rPr>
                <w:rFonts w:cs="Times New Roman"/>
                <w:kern w:val="0"/>
                <w:sz w:val="20"/>
              </w:rPr>
              <w:t>“云-边-端”协同平台架构与多源异构数据标准化方法</w:t>
            </w:r>
          </w:p>
        </w:tc>
        <w:tc>
          <w:tcPr>
            <w:tcW w:w="3260" w:type="dxa"/>
            <w:shd w:val="clear" w:color="auto" w:fill="auto"/>
            <w:vAlign w:val="center"/>
          </w:tcPr>
          <w:p w14:paraId="5DA653BE">
            <w:pPr>
              <w:pStyle w:val="57"/>
              <w:spacing w:before="36" w:after="36"/>
              <w:rPr>
                <w:rFonts w:cs="Times New Roman"/>
                <w:kern w:val="0"/>
                <w:sz w:val="20"/>
              </w:rPr>
            </w:pPr>
            <w:r>
              <w:rPr>
                <w:rFonts w:cs="Times New Roman"/>
                <w:kern w:val="0"/>
                <w:sz w:val="20"/>
              </w:rPr>
              <w:t>煤炭科学研究总院有限公司</w:t>
            </w:r>
          </w:p>
          <w:p w14:paraId="427A2527">
            <w:pPr>
              <w:pStyle w:val="57"/>
              <w:spacing w:before="36" w:after="36"/>
              <w:rPr>
                <w:rFonts w:cs="Times New Roman"/>
                <w:kern w:val="0"/>
                <w:sz w:val="20"/>
              </w:rPr>
            </w:pPr>
            <w:r>
              <w:rPr>
                <w:rFonts w:cs="Times New Roman"/>
                <w:kern w:val="0"/>
                <w:sz w:val="20"/>
              </w:rPr>
              <w:t>俄罗斯彼尔姆国立研究理工大学</w:t>
            </w:r>
          </w:p>
        </w:tc>
      </w:tr>
      <w:tr w14:paraId="1328B0C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4EF91AAB">
            <w:pPr>
              <w:pStyle w:val="57"/>
              <w:spacing w:before="36" w:after="36"/>
              <w:rPr>
                <w:rFonts w:cs="Times New Roman"/>
                <w:kern w:val="0"/>
                <w:sz w:val="20"/>
              </w:rPr>
            </w:pPr>
          </w:p>
        </w:tc>
        <w:tc>
          <w:tcPr>
            <w:tcW w:w="567" w:type="dxa"/>
            <w:vMerge w:val="continue"/>
            <w:shd w:val="clear" w:color="auto" w:fill="auto"/>
            <w:vAlign w:val="center"/>
          </w:tcPr>
          <w:p w14:paraId="4F9A8E20">
            <w:pPr>
              <w:pStyle w:val="57"/>
              <w:spacing w:before="36" w:after="36"/>
              <w:rPr>
                <w:rFonts w:ascii="Cambria Math" w:hAnsi="Cambria Math" w:cs="Cambria Math"/>
              </w:rPr>
            </w:pPr>
          </w:p>
        </w:tc>
        <w:tc>
          <w:tcPr>
            <w:tcW w:w="4252" w:type="dxa"/>
            <w:shd w:val="clear" w:color="auto" w:fill="auto"/>
            <w:vAlign w:val="center"/>
          </w:tcPr>
          <w:p w14:paraId="4581012A">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② </w:t>
            </w:r>
            <w:r>
              <w:rPr>
                <w:rFonts w:cs="Times New Roman"/>
                <w:kern w:val="0"/>
                <w:sz w:val="20"/>
              </w:rPr>
              <w:t>融合任务一耦合机理的数字</w:t>
            </w:r>
            <w:r>
              <w:rPr>
                <w:rFonts w:hint="eastAsia" w:cs="Times New Roman"/>
              </w:rPr>
              <w:t>化重构</w:t>
            </w:r>
            <w:r>
              <w:rPr>
                <w:rFonts w:cs="Times New Roman"/>
                <w:kern w:val="0"/>
                <w:sz w:val="20"/>
              </w:rPr>
              <w:t>引擎与物理-数据混合代理模型</w:t>
            </w:r>
          </w:p>
        </w:tc>
        <w:tc>
          <w:tcPr>
            <w:tcW w:w="3260" w:type="dxa"/>
            <w:shd w:val="clear" w:color="auto" w:fill="auto"/>
            <w:vAlign w:val="center"/>
          </w:tcPr>
          <w:p w14:paraId="717AA321">
            <w:pPr>
              <w:pStyle w:val="57"/>
              <w:spacing w:before="36" w:after="36"/>
              <w:rPr>
                <w:rFonts w:cs="Times New Roman"/>
                <w:kern w:val="0"/>
                <w:sz w:val="20"/>
              </w:rPr>
            </w:pPr>
            <w:r>
              <w:rPr>
                <w:rFonts w:cs="Times New Roman"/>
                <w:kern w:val="0"/>
                <w:sz w:val="20"/>
              </w:rPr>
              <w:t>煤炭科学研究总院有限公司</w:t>
            </w:r>
          </w:p>
          <w:p w14:paraId="01168972">
            <w:pPr>
              <w:pStyle w:val="57"/>
              <w:spacing w:before="36" w:after="36"/>
              <w:rPr>
                <w:rFonts w:cs="Times New Roman"/>
                <w:kern w:val="0"/>
                <w:sz w:val="20"/>
              </w:rPr>
            </w:pPr>
            <w:r>
              <w:rPr>
                <w:rFonts w:cs="Times New Roman"/>
                <w:kern w:val="0"/>
                <w:sz w:val="20"/>
              </w:rPr>
              <w:t>中国矿业大学</w:t>
            </w:r>
            <w:r>
              <w:rPr>
                <w:rFonts w:hint="eastAsia" w:cs="Times New Roman"/>
                <w:kern w:val="0"/>
                <w:sz w:val="20"/>
              </w:rPr>
              <w:t>、辽宁大学</w:t>
            </w:r>
          </w:p>
        </w:tc>
      </w:tr>
      <w:tr w14:paraId="228F7A6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1B130D6D">
            <w:pPr>
              <w:pStyle w:val="57"/>
              <w:spacing w:before="36" w:after="36"/>
              <w:rPr>
                <w:rFonts w:cs="Times New Roman"/>
                <w:kern w:val="0"/>
                <w:sz w:val="20"/>
              </w:rPr>
            </w:pPr>
          </w:p>
        </w:tc>
        <w:tc>
          <w:tcPr>
            <w:tcW w:w="567" w:type="dxa"/>
            <w:vMerge w:val="continue"/>
            <w:shd w:val="clear" w:color="auto" w:fill="auto"/>
            <w:vAlign w:val="center"/>
          </w:tcPr>
          <w:p w14:paraId="477988AF">
            <w:pPr>
              <w:pStyle w:val="57"/>
              <w:spacing w:before="36" w:after="36"/>
              <w:rPr>
                <w:rFonts w:ascii="Cambria Math" w:hAnsi="Cambria Math" w:cs="Cambria Math"/>
              </w:rPr>
            </w:pPr>
          </w:p>
        </w:tc>
        <w:tc>
          <w:tcPr>
            <w:tcW w:w="4252" w:type="dxa"/>
            <w:shd w:val="clear" w:color="auto" w:fill="auto"/>
            <w:vAlign w:val="center"/>
          </w:tcPr>
          <w:p w14:paraId="44F6D27C">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③ </w:t>
            </w:r>
            <w:r>
              <w:rPr>
                <w:rFonts w:cs="Times New Roman"/>
                <w:kern w:val="0"/>
                <w:sz w:val="20"/>
              </w:rPr>
              <w:t>大语言模型驱动的安全性智能感知、诊断与闭环控制模块</w:t>
            </w:r>
          </w:p>
        </w:tc>
        <w:tc>
          <w:tcPr>
            <w:tcW w:w="3260" w:type="dxa"/>
            <w:shd w:val="clear" w:color="auto" w:fill="auto"/>
            <w:vAlign w:val="center"/>
          </w:tcPr>
          <w:p w14:paraId="64E8E4DC">
            <w:pPr>
              <w:pStyle w:val="57"/>
              <w:spacing w:before="36" w:after="36"/>
              <w:rPr>
                <w:rFonts w:cs="Times New Roman"/>
                <w:kern w:val="0"/>
                <w:sz w:val="20"/>
              </w:rPr>
            </w:pPr>
            <w:r>
              <w:rPr>
                <w:rFonts w:cs="Times New Roman"/>
                <w:kern w:val="0"/>
                <w:sz w:val="20"/>
              </w:rPr>
              <w:t>煤炭科学研究总院有限公司</w:t>
            </w:r>
          </w:p>
          <w:p w14:paraId="4BF5A840">
            <w:pPr>
              <w:pStyle w:val="57"/>
              <w:spacing w:before="36" w:after="36"/>
              <w:rPr>
                <w:rFonts w:cs="Times New Roman"/>
                <w:kern w:val="0"/>
                <w:sz w:val="20"/>
              </w:rPr>
            </w:pPr>
            <w:r>
              <w:rPr>
                <w:rFonts w:cs="Times New Roman"/>
                <w:kern w:val="0"/>
                <w:sz w:val="20"/>
              </w:rPr>
              <w:t>中国矿业大学</w:t>
            </w:r>
            <w:r>
              <w:rPr>
                <w:rFonts w:hint="eastAsia" w:cs="Times New Roman"/>
                <w:kern w:val="0"/>
                <w:sz w:val="20"/>
              </w:rPr>
              <w:t>、辽宁大学</w:t>
            </w:r>
          </w:p>
        </w:tc>
      </w:tr>
      <w:tr w14:paraId="0C54D9F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7556A304">
            <w:pPr>
              <w:pStyle w:val="57"/>
              <w:spacing w:before="36" w:after="36"/>
              <w:rPr>
                <w:rFonts w:cs="Times New Roman"/>
                <w:kern w:val="0"/>
                <w:sz w:val="20"/>
              </w:rPr>
            </w:pPr>
          </w:p>
        </w:tc>
        <w:tc>
          <w:tcPr>
            <w:tcW w:w="567" w:type="dxa"/>
            <w:vMerge w:val="continue"/>
            <w:shd w:val="clear" w:color="auto" w:fill="auto"/>
            <w:vAlign w:val="center"/>
          </w:tcPr>
          <w:p w14:paraId="2682F4B6">
            <w:pPr>
              <w:pStyle w:val="57"/>
              <w:spacing w:before="36" w:after="36"/>
              <w:rPr>
                <w:rFonts w:ascii="Cambria Math" w:hAnsi="Cambria Math" w:cs="Cambria Math"/>
              </w:rPr>
            </w:pPr>
          </w:p>
        </w:tc>
        <w:tc>
          <w:tcPr>
            <w:tcW w:w="4252" w:type="dxa"/>
            <w:shd w:val="clear" w:color="auto" w:fill="auto"/>
            <w:vAlign w:val="center"/>
          </w:tcPr>
          <w:p w14:paraId="17B8D11C">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④ </w:t>
            </w:r>
            <w:r>
              <w:rPr>
                <w:rFonts w:cs="Times New Roman"/>
                <w:kern w:val="0"/>
                <w:sz w:val="20"/>
              </w:rPr>
              <w:t>地下多参量智能感知硬件与边缘智能网关</w:t>
            </w:r>
          </w:p>
        </w:tc>
        <w:tc>
          <w:tcPr>
            <w:tcW w:w="3260" w:type="dxa"/>
            <w:shd w:val="clear" w:color="auto" w:fill="auto"/>
            <w:vAlign w:val="center"/>
          </w:tcPr>
          <w:p w14:paraId="005C0AFD">
            <w:pPr>
              <w:pStyle w:val="57"/>
              <w:spacing w:before="36" w:after="36"/>
              <w:rPr>
                <w:rFonts w:cs="Times New Roman"/>
                <w:kern w:val="0"/>
                <w:sz w:val="20"/>
              </w:rPr>
            </w:pPr>
            <w:r>
              <w:rPr>
                <w:rFonts w:cs="Times New Roman"/>
                <w:kern w:val="0"/>
                <w:sz w:val="20"/>
              </w:rPr>
              <w:t>中国矿业大学</w:t>
            </w:r>
            <w:r>
              <w:rPr>
                <w:rFonts w:hint="eastAsia" w:cs="Times New Roman"/>
                <w:kern w:val="0"/>
                <w:sz w:val="20"/>
              </w:rPr>
              <w:t>、辽宁大学</w:t>
            </w:r>
          </w:p>
          <w:p w14:paraId="283ACE01">
            <w:pPr>
              <w:pStyle w:val="57"/>
              <w:spacing w:before="36" w:after="36"/>
              <w:rPr>
                <w:rFonts w:cs="Times New Roman"/>
                <w:kern w:val="0"/>
                <w:sz w:val="20"/>
              </w:rPr>
            </w:pPr>
            <w:r>
              <w:rPr>
                <w:rFonts w:cs="Times New Roman"/>
                <w:kern w:val="0"/>
                <w:sz w:val="20"/>
              </w:rPr>
              <w:t>俄罗斯彼尔姆国立研究理工大学</w:t>
            </w:r>
          </w:p>
        </w:tc>
      </w:tr>
      <w:tr w14:paraId="0F99A52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restart"/>
            <w:shd w:val="clear" w:color="auto" w:fill="auto"/>
            <w:vAlign w:val="center"/>
          </w:tcPr>
          <w:p w14:paraId="2E3B9C59">
            <w:pPr>
              <w:pStyle w:val="57"/>
              <w:spacing w:before="36" w:after="36"/>
              <w:rPr>
                <w:rFonts w:cs="Times New Roman"/>
                <w:kern w:val="0"/>
                <w:sz w:val="20"/>
              </w:rPr>
            </w:pPr>
            <w:r>
              <w:rPr>
                <w:rFonts w:cs="Times New Roman"/>
                <w:kern w:val="0"/>
                <w:sz w:val="20"/>
              </w:rPr>
              <w:t>任务4：数字化平台跨国实现路径：联邦学习部署与联合验证</w:t>
            </w:r>
          </w:p>
        </w:tc>
        <w:tc>
          <w:tcPr>
            <w:tcW w:w="567" w:type="dxa"/>
            <w:vMerge w:val="restart"/>
            <w:shd w:val="clear" w:color="auto" w:fill="auto"/>
            <w:vAlign w:val="center"/>
          </w:tcPr>
          <w:p w14:paraId="6BFDBCF3">
            <w:pPr>
              <w:pStyle w:val="57"/>
              <w:spacing w:before="36" w:after="36"/>
              <w:rPr>
                <w:rFonts w:ascii="Cambria Math" w:hAnsi="Cambria Math" w:cs="Cambria Math"/>
              </w:rPr>
            </w:pPr>
            <w:r>
              <w:rPr>
                <w:rFonts w:ascii="Cambria Math" w:hAnsi="Cambria Math" w:cs="Cambria Math"/>
              </w:rPr>
              <w:t>煤炭科学研究总院有限公司</w:t>
            </w:r>
          </w:p>
        </w:tc>
        <w:tc>
          <w:tcPr>
            <w:tcW w:w="4252" w:type="dxa"/>
            <w:shd w:val="clear" w:color="auto" w:fill="auto"/>
            <w:vAlign w:val="center"/>
          </w:tcPr>
          <w:p w14:paraId="3FE9C937">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① </w:t>
            </w:r>
            <w:r>
              <w:rPr>
                <w:rFonts w:cs="Times New Roman"/>
                <w:kern w:val="0"/>
                <w:sz w:val="20"/>
              </w:rPr>
              <w:t>地下储能场景联邦学习算法适配优化</w:t>
            </w:r>
          </w:p>
        </w:tc>
        <w:tc>
          <w:tcPr>
            <w:tcW w:w="3260" w:type="dxa"/>
            <w:shd w:val="clear" w:color="auto" w:fill="auto"/>
            <w:vAlign w:val="center"/>
          </w:tcPr>
          <w:p w14:paraId="6D49F4B9">
            <w:pPr>
              <w:pStyle w:val="57"/>
              <w:spacing w:before="36" w:after="36"/>
              <w:rPr>
                <w:rFonts w:cs="Times New Roman"/>
                <w:kern w:val="0"/>
                <w:sz w:val="20"/>
              </w:rPr>
            </w:pPr>
            <w:r>
              <w:rPr>
                <w:rFonts w:cs="Times New Roman"/>
                <w:kern w:val="0"/>
                <w:sz w:val="20"/>
              </w:rPr>
              <w:t>煤炭科学研究总院有限公司</w:t>
            </w:r>
          </w:p>
          <w:p w14:paraId="06D91661">
            <w:pPr>
              <w:pStyle w:val="57"/>
              <w:spacing w:before="36" w:after="36"/>
              <w:rPr>
                <w:rFonts w:cs="Times New Roman"/>
                <w:kern w:val="0"/>
                <w:sz w:val="20"/>
              </w:rPr>
            </w:pPr>
            <w:r>
              <w:rPr>
                <w:rFonts w:cs="Times New Roman"/>
                <w:kern w:val="0"/>
                <w:sz w:val="20"/>
              </w:rPr>
              <w:t>中国矿业大学</w:t>
            </w:r>
            <w:r>
              <w:rPr>
                <w:rFonts w:hint="eastAsia" w:cs="Times New Roman"/>
                <w:kern w:val="0"/>
                <w:sz w:val="20"/>
              </w:rPr>
              <w:t>、</w:t>
            </w:r>
            <w:r>
              <w:rPr>
                <w:rFonts w:cs="Times New Roman"/>
                <w:kern w:val="0"/>
                <w:sz w:val="20"/>
              </w:rPr>
              <w:t>辽宁大学</w:t>
            </w:r>
          </w:p>
        </w:tc>
      </w:tr>
      <w:tr w14:paraId="3D60413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1461EA44">
            <w:pPr>
              <w:pStyle w:val="57"/>
              <w:spacing w:before="36" w:after="36"/>
              <w:rPr>
                <w:rFonts w:cs="Times New Roman"/>
                <w:kern w:val="0"/>
                <w:sz w:val="20"/>
              </w:rPr>
            </w:pPr>
          </w:p>
        </w:tc>
        <w:tc>
          <w:tcPr>
            <w:tcW w:w="567" w:type="dxa"/>
            <w:vMerge w:val="continue"/>
            <w:shd w:val="clear" w:color="auto" w:fill="auto"/>
            <w:vAlign w:val="center"/>
          </w:tcPr>
          <w:p w14:paraId="6762B07B">
            <w:pPr>
              <w:pStyle w:val="57"/>
              <w:spacing w:before="36" w:after="36"/>
              <w:rPr>
                <w:rFonts w:ascii="Cambria Math" w:hAnsi="Cambria Math" w:cs="Cambria Math"/>
              </w:rPr>
            </w:pPr>
          </w:p>
        </w:tc>
        <w:tc>
          <w:tcPr>
            <w:tcW w:w="4252" w:type="dxa"/>
            <w:shd w:val="clear" w:color="auto" w:fill="auto"/>
            <w:vAlign w:val="center"/>
          </w:tcPr>
          <w:p w14:paraId="0B64FA6A">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② </w:t>
            </w:r>
            <w:r>
              <w:rPr>
                <w:rFonts w:cs="Times New Roman"/>
                <w:kern w:val="0"/>
                <w:sz w:val="20"/>
              </w:rPr>
              <w:t>跨国分布式联邦节点架构搭建与部署</w:t>
            </w:r>
          </w:p>
        </w:tc>
        <w:tc>
          <w:tcPr>
            <w:tcW w:w="3260" w:type="dxa"/>
            <w:shd w:val="clear" w:color="auto" w:fill="auto"/>
            <w:vAlign w:val="center"/>
          </w:tcPr>
          <w:p w14:paraId="054A32FE">
            <w:pPr>
              <w:pStyle w:val="57"/>
              <w:spacing w:before="36" w:after="36"/>
              <w:rPr>
                <w:rFonts w:cs="Times New Roman"/>
                <w:kern w:val="0"/>
                <w:sz w:val="20"/>
              </w:rPr>
            </w:pPr>
            <w:r>
              <w:rPr>
                <w:rFonts w:cs="Times New Roman"/>
                <w:kern w:val="0"/>
                <w:sz w:val="20"/>
              </w:rPr>
              <w:t>辽宁大学</w:t>
            </w:r>
          </w:p>
          <w:p w14:paraId="3BE76177">
            <w:pPr>
              <w:pStyle w:val="57"/>
              <w:spacing w:before="36" w:after="36"/>
              <w:rPr>
                <w:rFonts w:cs="Times New Roman"/>
                <w:kern w:val="0"/>
                <w:sz w:val="20"/>
              </w:rPr>
            </w:pPr>
            <w:r>
              <w:rPr>
                <w:rFonts w:cs="Times New Roman"/>
                <w:kern w:val="0"/>
                <w:sz w:val="20"/>
              </w:rPr>
              <w:t>煤炭科学研究总院有限公司</w:t>
            </w:r>
          </w:p>
        </w:tc>
      </w:tr>
      <w:tr w14:paraId="04B194A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30B3E1E2">
            <w:pPr>
              <w:pStyle w:val="57"/>
              <w:spacing w:before="36" w:after="36"/>
              <w:rPr>
                <w:rFonts w:cs="Times New Roman"/>
                <w:kern w:val="0"/>
                <w:sz w:val="20"/>
              </w:rPr>
            </w:pPr>
          </w:p>
        </w:tc>
        <w:tc>
          <w:tcPr>
            <w:tcW w:w="567" w:type="dxa"/>
            <w:vMerge w:val="continue"/>
            <w:shd w:val="clear" w:color="auto" w:fill="auto"/>
            <w:vAlign w:val="center"/>
          </w:tcPr>
          <w:p w14:paraId="41097A42">
            <w:pPr>
              <w:pStyle w:val="57"/>
              <w:spacing w:before="36" w:after="36"/>
              <w:rPr>
                <w:rFonts w:ascii="Cambria Math" w:hAnsi="Cambria Math" w:cs="Cambria Math"/>
              </w:rPr>
            </w:pPr>
          </w:p>
        </w:tc>
        <w:tc>
          <w:tcPr>
            <w:tcW w:w="4252" w:type="dxa"/>
            <w:shd w:val="clear" w:color="auto" w:fill="auto"/>
            <w:vAlign w:val="center"/>
          </w:tcPr>
          <w:p w14:paraId="7FED6653">
            <w:pPr>
              <w:pStyle w:val="57"/>
              <w:spacing w:before="36" w:after="36"/>
              <w:ind w:left="300" w:hanging="300" w:hangingChars="150"/>
              <w:jc w:val="both"/>
              <w:rPr>
                <w:rFonts w:cs="Times New Roman"/>
                <w:kern w:val="0"/>
                <w:sz w:val="20"/>
              </w:rPr>
            </w:pPr>
            <w:r>
              <w:rPr>
                <w:rFonts w:hint="eastAsia" w:ascii="Cambria Math" w:hAnsi="Cambria Math" w:cs="Cambria Math"/>
                <w:kern w:val="0"/>
                <w:sz w:val="20"/>
              </w:rPr>
              <w:t xml:space="preserve">③ </w:t>
            </w:r>
            <w:r>
              <w:rPr>
                <w:rFonts w:cs="Times New Roman"/>
                <w:kern w:val="0"/>
                <w:sz w:val="20"/>
              </w:rPr>
              <w:t>多国联合验证与迭代优化机制</w:t>
            </w:r>
          </w:p>
        </w:tc>
        <w:tc>
          <w:tcPr>
            <w:tcW w:w="3260" w:type="dxa"/>
            <w:shd w:val="clear" w:color="auto" w:fill="auto"/>
            <w:vAlign w:val="center"/>
          </w:tcPr>
          <w:p w14:paraId="4B530A95">
            <w:pPr>
              <w:pStyle w:val="57"/>
              <w:spacing w:before="36" w:after="36"/>
              <w:rPr>
                <w:rFonts w:cs="Times New Roman"/>
                <w:kern w:val="0"/>
                <w:sz w:val="20"/>
              </w:rPr>
            </w:pPr>
            <w:r>
              <w:rPr>
                <w:rFonts w:cs="Times New Roman"/>
                <w:kern w:val="0"/>
                <w:sz w:val="20"/>
              </w:rPr>
              <w:t>煤炭科学研究总院有限公司</w:t>
            </w:r>
          </w:p>
          <w:p w14:paraId="517B8C71">
            <w:pPr>
              <w:pStyle w:val="57"/>
              <w:spacing w:before="36" w:after="36"/>
              <w:rPr>
                <w:rFonts w:cs="Times New Roman"/>
                <w:kern w:val="0"/>
                <w:sz w:val="20"/>
              </w:rPr>
            </w:pPr>
            <w:r>
              <w:rPr>
                <w:rFonts w:cs="Times New Roman"/>
                <w:kern w:val="0"/>
                <w:sz w:val="20"/>
              </w:rPr>
              <w:t>中国矿业大学</w:t>
            </w:r>
            <w:r>
              <w:rPr>
                <w:rFonts w:hint="eastAsia" w:cs="Times New Roman"/>
                <w:kern w:val="0"/>
                <w:sz w:val="20"/>
              </w:rPr>
              <w:t>、</w:t>
            </w:r>
            <w:r>
              <w:rPr>
                <w:rFonts w:cs="Times New Roman"/>
                <w:kern w:val="0"/>
                <w:sz w:val="20"/>
              </w:rPr>
              <w:t>辽宁大学</w:t>
            </w:r>
          </w:p>
        </w:tc>
      </w:tr>
      <w:tr w14:paraId="00275D9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57" w:type="dxa"/>
            <w:bottom w:w="0" w:type="dxa"/>
            <w:right w:w="57" w:type="dxa"/>
          </w:tblCellMar>
        </w:tblPrEx>
        <w:trPr>
          <w:trHeight w:val="652" w:hRule="atLeast"/>
          <w:jc w:val="center"/>
        </w:trPr>
        <w:tc>
          <w:tcPr>
            <w:tcW w:w="993" w:type="dxa"/>
            <w:vMerge w:val="continue"/>
            <w:shd w:val="clear" w:color="auto" w:fill="auto"/>
            <w:vAlign w:val="center"/>
          </w:tcPr>
          <w:p w14:paraId="2BA01B64">
            <w:pPr>
              <w:pStyle w:val="57"/>
              <w:spacing w:before="36" w:after="36"/>
              <w:rPr>
                <w:rFonts w:cs="Times New Roman"/>
                <w:kern w:val="0"/>
                <w:sz w:val="20"/>
              </w:rPr>
            </w:pPr>
          </w:p>
        </w:tc>
        <w:tc>
          <w:tcPr>
            <w:tcW w:w="567" w:type="dxa"/>
            <w:vMerge w:val="continue"/>
            <w:shd w:val="clear" w:color="auto" w:fill="auto"/>
            <w:vAlign w:val="center"/>
          </w:tcPr>
          <w:p w14:paraId="608B6886">
            <w:pPr>
              <w:pStyle w:val="57"/>
              <w:spacing w:before="36" w:after="36"/>
              <w:rPr>
                <w:rFonts w:cs="Times New Roman"/>
              </w:rPr>
            </w:pPr>
          </w:p>
        </w:tc>
        <w:tc>
          <w:tcPr>
            <w:tcW w:w="4252" w:type="dxa"/>
            <w:shd w:val="clear" w:color="auto" w:fill="auto"/>
            <w:vAlign w:val="center"/>
          </w:tcPr>
          <w:p w14:paraId="38478D91">
            <w:pPr>
              <w:pStyle w:val="57"/>
              <w:spacing w:before="36" w:after="36"/>
              <w:ind w:left="300" w:hanging="300" w:hangingChars="150"/>
              <w:jc w:val="both"/>
              <w:rPr>
                <w:rFonts w:cs="Times New Roman"/>
                <w:kern w:val="0"/>
                <w:sz w:val="20"/>
              </w:rPr>
            </w:pPr>
            <w:r>
              <w:rPr>
                <w:rFonts w:hint="eastAsia" w:cs="Times New Roman"/>
                <w:kern w:val="0"/>
                <w:sz w:val="20"/>
              </w:rPr>
              <w:t xml:space="preserve">④ </w:t>
            </w:r>
            <w:r>
              <w:rPr>
                <w:rFonts w:cs="Times New Roman"/>
                <w:kern w:val="0"/>
                <w:sz w:val="20"/>
              </w:rPr>
              <w:t>联邦学习平台成果固化与应用推广</w:t>
            </w:r>
          </w:p>
        </w:tc>
        <w:tc>
          <w:tcPr>
            <w:tcW w:w="3260" w:type="dxa"/>
            <w:shd w:val="clear" w:color="auto" w:fill="auto"/>
            <w:vAlign w:val="center"/>
          </w:tcPr>
          <w:p w14:paraId="2DC81C53">
            <w:pPr>
              <w:pStyle w:val="57"/>
              <w:spacing w:before="36" w:after="36"/>
              <w:rPr>
                <w:rFonts w:cs="Times New Roman"/>
                <w:kern w:val="0"/>
                <w:sz w:val="20"/>
              </w:rPr>
            </w:pPr>
            <w:r>
              <w:rPr>
                <w:rFonts w:cs="Times New Roman"/>
                <w:kern w:val="0"/>
                <w:sz w:val="20"/>
              </w:rPr>
              <w:t>煤炭科学研究总院有限公司</w:t>
            </w:r>
          </w:p>
          <w:p w14:paraId="2C0EBD08">
            <w:pPr>
              <w:pStyle w:val="57"/>
              <w:spacing w:before="36" w:after="36"/>
              <w:rPr>
                <w:rFonts w:cs="Times New Roman"/>
                <w:kern w:val="0"/>
                <w:sz w:val="20"/>
              </w:rPr>
            </w:pPr>
            <w:r>
              <w:rPr>
                <w:rFonts w:cs="Times New Roman"/>
                <w:kern w:val="0"/>
                <w:sz w:val="20"/>
              </w:rPr>
              <w:t>中国矿业大学</w:t>
            </w:r>
            <w:r>
              <w:rPr>
                <w:rFonts w:hint="eastAsia" w:cs="Times New Roman"/>
                <w:kern w:val="0"/>
                <w:sz w:val="20"/>
              </w:rPr>
              <w:t>、</w:t>
            </w:r>
            <w:r>
              <w:rPr>
                <w:rFonts w:cs="Times New Roman"/>
                <w:kern w:val="0"/>
                <w:sz w:val="20"/>
              </w:rPr>
              <w:t>辽宁大学</w:t>
            </w:r>
          </w:p>
        </w:tc>
      </w:tr>
    </w:tbl>
    <w:p w14:paraId="052AB869">
      <w:pPr>
        <w:pStyle w:val="4"/>
      </w:pPr>
      <w:bookmarkStart w:id="34" w:name="_Toc232545667"/>
      <w:r>
        <w:t>项目拟采取的研究方法及技术路线</w:t>
      </w:r>
      <w:bookmarkEnd w:id="34"/>
    </w:p>
    <w:p w14:paraId="52F13B68">
      <w:pPr>
        <w:pStyle w:val="5"/>
      </w:pPr>
      <w:r>
        <w:t>针对项目研究拟解决的问题，拟采用的方法、原理、机理、算法、模型等研究方法及技术路线</w:t>
      </w:r>
      <w:r>
        <w:rPr>
          <w:rFonts w:hint="eastAsia"/>
        </w:rPr>
        <w:t>（</w:t>
      </w:r>
      <w:r>
        <w:t>限</w:t>
      </w:r>
      <w:r>
        <w:rPr>
          <w:rFonts w:hint="eastAsia"/>
        </w:rPr>
        <w:t>1</w:t>
      </w:r>
      <w:r>
        <w:t>000字以内</w:t>
      </w:r>
      <w:r>
        <w:rPr>
          <w:rFonts w:hint="eastAsia"/>
        </w:rPr>
        <w:t>）。</w:t>
      </w:r>
    </w:p>
    <w:p w14:paraId="7980CDFA">
      <w:pPr>
        <w:pStyle w:val="6"/>
      </w:pPr>
      <w:r>
        <w:rPr>
          <w:rFonts w:hint="eastAsia"/>
        </w:rPr>
        <w:t>研究思路</w:t>
      </w:r>
    </w:p>
    <w:p w14:paraId="6B8284B3">
      <w:pPr>
        <w:pStyle w:val="3"/>
        <w:ind w:firstLine="480"/>
      </w:pPr>
      <w:r>
        <w:t>本项目响应习近平主席“建设创新金砖”及深化人工智能合作的重要倡议，落实中俄新时代全面战略协作伙伴关系及金砖科创合作框架。以AI为核心，针对俄、伊多类型地下空间（废弃矿井、枯竭油气藏、盐穴/溶洞）CO₂/H₂安全储用中数据分散、智能决策不足等瓶颈，发挥中方AI平台与算法优势、俄方高端实验能力、伊方油气藏数据积累，按“数据驱动-AI建模-平台集成-跨国验证”思路联合攻关：融合三方数据构建科学数据库，利用机器学习揭示多相多场耦合规律；发展PINN及大语言模型，构建数据-物理融合的安全感知与注采智能控制模型；开发云边端协同的AI监测平台，集成数字</w:t>
      </w:r>
      <w:r>
        <w:rPr>
          <w:rFonts w:hint="eastAsia"/>
        </w:rPr>
        <w:t>化重构</w:t>
      </w:r>
      <w:r>
        <w:t>与联邦学习，形成“数据不出域、模型跨国行”的AI科研新范式。同步开展人才联合培养，打造集数据共建、AI决策、跨国验证于一体的深地储能AI合作平台，为金砖国家能源安全与低碳转型提供AI赋能的技术支撑与协同创新示范。</w:t>
      </w:r>
    </w:p>
    <w:p w14:paraId="0EB347F6">
      <w:pPr>
        <w:pStyle w:val="6"/>
      </w:pPr>
      <w:r>
        <w:rPr>
          <w:rFonts w:hint="eastAsia"/>
        </w:rPr>
        <w:t>研究方法</w:t>
      </w:r>
    </w:p>
    <w:p w14:paraId="405F2EF7">
      <w:pPr>
        <w:pStyle w:val="3"/>
        <w:ind w:firstLine="480"/>
      </w:pPr>
      <w:r>
        <w:rPr>
          <w:rFonts w:hint="eastAsia"/>
        </w:rPr>
        <w:t>任务一围绕多类型地下空间CO</w:t>
      </w:r>
      <w:r>
        <w:rPr>
          <w:rFonts w:cs="Cambria Math"/>
        </w:rPr>
        <w:t>₂</w:t>
      </w:r>
      <w:r>
        <w:rPr>
          <w:rFonts w:hint="eastAsia"/>
        </w:rPr>
        <w:t>/H</w:t>
      </w:r>
      <w:r>
        <w:rPr>
          <w:rFonts w:cs="Cambria Math"/>
        </w:rPr>
        <w:t>₂</w:t>
      </w:r>
      <w:r>
        <w:rPr>
          <w:rFonts w:hint="eastAsia"/>
        </w:rPr>
        <w:t>多相多场耦合及状态数字化重构，采用岩石力学测试、气体输运试验、腐蚀/氢脆试验、固碳反应试验及CT、SEM、XRD等方法，建立热-流-固-化多场耦合模型和状态数字化重构方法。辽宁大学、煤炭科学研究总院有限公司负责枯竭油气藏CO</w:t>
      </w:r>
      <w:r>
        <w:rPr>
          <w:rFonts w:cs="Cambria Math"/>
        </w:rPr>
        <w:t>₂</w:t>
      </w:r>
      <w:r>
        <w:rPr>
          <w:rFonts w:hint="eastAsia"/>
        </w:rPr>
        <w:t>封存岩石物性测试和储层完整性失效机理研究；辽宁大学、俄罗斯彼尔姆国立研究理工大学负责盐穴储氢渗漏机理研究；中国矿业大学、伊朗萨汉德理工大学负责煤基固废充填材料固碳机制及性能演化规律研究；俄罗斯彼尔姆国立研究理工大学、辽宁大学、中国矿业大学共同开展多相多场耦合模型数字化重构方法研究。</w:t>
      </w:r>
    </w:p>
    <w:p w14:paraId="6D69DD3D">
      <w:pPr>
        <w:pStyle w:val="3"/>
        <w:ind w:firstLine="480"/>
      </w:pPr>
      <w:r>
        <w:rPr>
          <w:rFonts w:hint="eastAsia"/>
        </w:rPr>
        <w:t>任务二围绕数据-物理融合驱动的CO</w:t>
      </w:r>
      <w:r>
        <w:rPr>
          <w:rFonts w:cs="Cambria Math"/>
        </w:rPr>
        <w:t>₂</w:t>
      </w:r>
      <w:r>
        <w:rPr>
          <w:rFonts w:hint="eastAsia"/>
        </w:rPr>
        <w:t>/H</w:t>
      </w:r>
      <w:r>
        <w:rPr>
          <w:rFonts w:cs="Cambria Math"/>
        </w:rPr>
        <w:t>₂</w:t>
      </w:r>
      <w:r>
        <w:rPr>
          <w:rFonts w:hint="eastAsia"/>
        </w:rPr>
        <w:t>储用安全性感知与智能调控，基于PINN与AI代理模型，构建安全感知和注采参数智能调控方法。中国矿业大学、煤炭科学研究总院有限公司负责岩体稳定性测试结果分析；俄罗斯彼尔姆国立研究理工大学、伊朗萨汉德理工大学负责岩体本构关系与损伤演化模型构建；四方共同构建数据-物理协同驱动学习模型；中国矿业大学、伊朗萨汉德理工大学负责安全性感知与注采参数智能调控方法研究。</w:t>
      </w:r>
    </w:p>
    <w:p w14:paraId="2BA07EBF">
      <w:pPr>
        <w:pStyle w:val="3"/>
        <w:ind w:firstLine="480"/>
      </w:pPr>
      <w:r>
        <w:rPr>
          <w:rFonts w:hint="eastAsia"/>
        </w:rPr>
        <w:t>任务三围绕深地储能监控数字化平台云边端协同架构与智能硬件配置，开展数据标准化、状态数字化重构、AI诊断、闭环控制和多参量感知硬件研究。煤炭科学研究总院有限公司、俄罗斯彼尔姆国立研究理工大学负责云-边-端协同架构与数据标准化；煤炭科学研究总院有限公司、中国矿业大学、辽宁大学负责重构引擎、物理-数据混合代理模型及大语言模型智能诊断模块；中国矿业大学、辽宁大学、俄罗斯彼尔姆国立研究理工大学负责感知硬件与边缘智能网关。</w:t>
      </w:r>
    </w:p>
    <w:p w14:paraId="2E83C149">
      <w:pPr>
        <w:pStyle w:val="3"/>
        <w:ind w:firstLine="480"/>
      </w:pPr>
      <w:r>
        <w:rPr>
          <w:rFonts w:hint="eastAsia"/>
        </w:rPr>
        <w:t>任务四围绕数字化平台跨国实现路径、联邦学习部署与联合验证，采用联邦学习和隐私保护方法实现模型联合训练与跨国验证。煤炭科学研究总院有限公司、中国矿业大学、辽宁大学负责联邦学习算法适配优化；辽宁大学、煤炭科学研究总院有限公司负责跨国联邦节点搭建与部署；煤炭科学研究总院有限公司、中国矿业大学、辽宁大学负责联合验证、迭代优化、平台固化与应用推广。</w:t>
      </w:r>
    </w:p>
    <w:p w14:paraId="04B5C196">
      <w:pPr>
        <w:pStyle w:val="6"/>
      </w:pPr>
      <w:r>
        <w:rPr>
          <w:rFonts w:hint="eastAsia"/>
        </w:rPr>
        <w:t>技术路线</w:t>
      </w:r>
    </w:p>
    <w:p w14:paraId="41474E7D">
      <w:pPr>
        <w:pStyle w:val="3"/>
        <w:ind w:firstLine="480"/>
      </w:pPr>
      <w:r>
        <w:t>项目整体技术路线图如图1所示。</w:t>
      </w:r>
    </w:p>
    <w:p w14:paraId="14B1C2C1">
      <w:pPr>
        <w:pStyle w:val="65"/>
      </w:pPr>
      <w:r>
        <w:drawing>
          <wp:inline distT="0" distB="0" distL="0" distR="0">
            <wp:extent cx="5480685" cy="6878955"/>
            <wp:effectExtent l="0" t="0" r="5715" b="0"/>
            <wp:docPr id="1121563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63405"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80685" cy="6878955"/>
                    </a:xfrm>
                    <a:prstGeom prst="rect">
                      <a:avLst/>
                    </a:prstGeom>
                    <a:noFill/>
                    <a:ln>
                      <a:noFill/>
                    </a:ln>
                  </pic:spPr>
                </pic:pic>
              </a:graphicData>
            </a:graphic>
          </wp:inline>
        </w:drawing>
      </w:r>
    </w:p>
    <w:p w14:paraId="2E84BA57">
      <w:pPr>
        <w:pStyle w:val="62"/>
      </w:pPr>
      <w:r>
        <w:rPr>
          <w:rFonts w:hint="eastAsia"/>
        </w:rPr>
        <w:t>技术路线图</w:t>
      </w:r>
    </w:p>
    <w:p w14:paraId="0768805B">
      <w:pPr>
        <w:pStyle w:val="5"/>
      </w:pPr>
      <w:bookmarkStart w:id="35" w:name="_Toc232344558"/>
      <w:r>
        <w:t>项目研究方法（技术路线）的可行性、先进性分析</w:t>
      </w:r>
      <w:r>
        <w:rPr>
          <w:rFonts w:hint="eastAsia"/>
        </w:rPr>
        <w:t>（</w:t>
      </w:r>
      <w:r>
        <w:t>限</w:t>
      </w:r>
      <w:r>
        <w:rPr>
          <w:rFonts w:hint="eastAsia"/>
        </w:rPr>
        <w:t>1</w:t>
      </w:r>
      <w:r>
        <w:t>000字以内</w:t>
      </w:r>
      <w:r>
        <w:rPr>
          <w:rFonts w:hint="eastAsia"/>
        </w:rPr>
        <w:t>）。</w:t>
      </w:r>
      <w:bookmarkEnd w:id="35"/>
    </w:p>
    <w:p w14:paraId="02AA88CD">
      <w:pPr>
        <w:pStyle w:val="6"/>
      </w:pPr>
      <w:r>
        <w:rPr>
          <w:rFonts w:hint="eastAsia"/>
        </w:rPr>
        <w:t>研究方法（技术路线）的先进性</w:t>
      </w:r>
    </w:p>
    <w:p w14:paraId="634EDF09">
      <w:pPr>
        <w:pStyle w:val="3"/>
        <w:ind w:firstLine="480"/>
      </w:pPr>
      <w:r>
        <w:t>项目突破传统深地工程评价中纯数据模型机理不足、纯物理模型实时性不足的局限，构建“物理约束+数据驱动”协同建模方法，将岩体本构关系、损伤演化机制和安全边界约束嵌入AI模型训练过程，提高模型在多类型地下空间CO₂/H₂储用场景中的可靠性、可解释性和泛化能力。平台突破传统“单点采集、集中展示、人工判断”的监测模式，形成“智能感知-状态重构-风险预警-辅助决策”的闭环管控体系，云边端协同架构兼顾现场快速响应和云端模型迭代分析。在跨国协同方面，项目探索形成深地CO₂/H₂储用领域的联邦学习协同模式，通过隐私保护、参数聚合和跨国联合验证，实现原始数据不跨境条件下的模型共训与知识共享，较传统单一区域数字化方案更具开放性和推广价值</w:t>
      </w:r>
      <w:r>
        <w:rPr>
          <w:rFonts w:hint="eastAsia"/>
        </w:rPr>
        <w:t>。</w:t>
      </w:r>
    </w:p>
    <w:p w14:paraId="63CF4FCF">
      <w:pPr>
        <w:pStyle w:val="6"/>
      </w:pPr>
      <w:r>
        <w:rPr>
          <w:rFonts w:hint="eastAsia"/>
        </w:rPr>
        <w:t>合作的可行性</w:t>
      </w:r>
    </w:p>
    <w:p w14:paraId="39A4683B">
      <w:pPr>
        <w:pStyle w:val="3"/>
        <w:ind w:firstLine="482"/>
      </w:pPr>
      <w:r>
        <w:rPr>
          <w:rFonts w:hint="eastAsia"/>
          <w:b/>
          <w:bCs/>
        </w:rPr>
        <w:t>一是项目清晰分解、任务可组合。</w:t>
      </w:r>
      <w:r>
        <w:rPr>
          <w:rFonts w:hint="eastAsia"/>
        </w:rPr>
        <w:t>本项目依据科研项目分解一般逻辑，坚持废弃矿井/枯竭油气藏/盐穴CO</w:t>
      </w:r>
      <w:r>
        <w:rPr>
          <w:rFonts w:hint="eastAsia"/>
          <w:vertAlign w:val="subscript"/>
        </w:rPr>
        <w:t>2</w:t>
      </w:r>
      <w:r>
        <w:rPr>
          <w:rFonts w:hint="eastAsia"/>
        </w:rPr>
        <w:t xml:space="preserve"> 和H</w:t>
      </w:r>
      <w:r>
        <w:rPr>
          <w:rFonts w:hint="eastAsia"/>
          <w:vertAlign w:val="subscript"/>
        </w:rPr>
        <w:t>2</w:t>
      </w:r>
      <w:r>
        <w:rPr>
          <w:rFonts w:hint="eastAsia"/>
        </w:rPr>
        <w:t>安全储用场景、不同技术路线可并行、共性知识技术集成、研究单位优势互补原则，充分结合三方五家单位的研究基础和团队能力，采用两级总-分-总模式予以实施，即项目分解为四项依次递进的任务，明确任务牵头单位，确保研究目标实现；每一项任务进一步分解为子任务，明确每一项子任务承担单位和协同单位，且各项子任务组合支撑任务，任务组合支撑项目。</w:t>
      </w:r>
    </w:p>
    <w:p w14:paraId="733F75C0">
      <w:pPr>
        <w:pStyle w:val="3"/>
        <w:ind w:firstLine="482"/>
      </w:pPr>
      <w:r>
        <w:rPr>
          <w:rFonts w:hint="eastAsia"/>
          <w:b/>
          <w:bCs/>
        </w:rPr>
        <w:t>二是明确接口标准等设计规则。</w:t>
      </w:r>
      <w:r>
        <w:rPr>
          <w:rFonts w:hint="eastAsia"/>
        </w:rPr>
        <w:t>任务与项目间、任务间、子任务与任务间、子任务间预先定义清晰的交付物标准和数据接口；</w:t>
      </w:r>
    </w:p>
    <w:p w14:paraId="64952A2E">
      <w:pPr>
        <w:pStyle w:val="3"/>
        <w:ind w:firstLine="482"/>
      </w:pPr>
      <w:r>
        <w:rPr>
          <w:rFonts w:hint="eastAsia"/>
          <w:b/>
          <w:bCs/>
        </w:rPr>
        <w:t>三是项目、任务牵头单位和子任务承担单位能力保障。</w:t>
      </w:r>
      <w:r>
        <w:rPr>
          <w:rFonts w:hint="eastAsia"/>
        </w:rPr>
        <w:t>中外方5家单位作为项目、任务牵头单位和子任务承担单位，均具备系统集成能力，而非仅行政牵头能力。</w:t>
      </w:r>
    </w:p>
    <w:p w14:paraId="2F34005B">
      <w:pPr>
        <w:pStyle w:val="3"/>
        <w:ind w:firstLine="482"/>
      </w:pPr>
      <w:r>
        <w:rPr>
          <w:rFonts w:hint="eastAsia"/>
          <w:b/>
          <w:bCs/>
        </w:rPr>
        <w:t>四是签订联合申报协议有契约保障。</w:t>
      </w:r>
      <w:r>
        <w:rPr>
          <w:rFonts w:hint="eastAsia"/>
        </w:rPr>
        <w:t>中方内部三家单位，即中国矿业大学作为项目牵头单位与辽宁大学和煤炭科学研究总院有限公司签署联合申报协议；中国矿业大学作为项目牵头单位，并代表中方与俄罗斯彼尔姆国立研究型理工大学、</w:t>
      </w:r>
      <w:r>
        <w:t>伊朗萨汉德理工大学</w:t>
      </w:r>
      <w:r>
        <w:rPr>
          <w:rFonts w:hint="eastAsia"/>
        </w:rPr>
        <w:t>签署联合申报协议，均明确知识产权分配、经费分割、成果归属等内容。</w:t>
      </w:r>
    </w:p>
    <w:p w14:paraId="20BB308B">
      <w:pPr>
        <w:pStyle w:val="2"/>
        <w:spacing w:before="240"/>
      </w:pPr>
      <w:bookmarkStart w:id="36" w:name="_Toc232545668"/>
      <w:r>
        <w:t>任务分解方案</w:t>
      </w:r>
      <w:bookmarkEnd w:id="36"/>
    </w:p>
    <w:p w14:paraId="4841FC51">
      <w:pPr>
        <w:pStyle w:val="4"/>
      </w:pPr>
      <w:bookmarkStart w:id="37" w:name="_Toc232545669"/>
      <w:r>
        <w:t>任务分解情况</w:t>
      </w:r>
      <w:bookmarkEnd w:id="37"/>
    </w:p>
    <w:p w14:paraId="267995A1">
      <w:pPr>
        <w:pStyle w:val="72"/>
      </w:pPr>
      <w:r>
        <w:t>围绕项目目标，根据需要可对项目目标进行任务分解，并简要说明各任务在项目中的具体作用，相互之间的逻辑关系，建议用图表描述</w:t>
      </w:r>
      <w:r>
        <w:rPr>
          <w:rFonts w:hint="eastAsia"/>
        </w:rPr>
        <w:t>（</w:t>
      </w:r>
      <w:r>
        <w:t>限</w:t>
      </w:r>
      <w:r>
        <w:rPr>
          <w:rFonts w:hint="eastAsia"/>
        </w:rPr>
        <w:t>5</w:t>
      </w:r>
      <w:r>
        <w:t>00字以内</w:t>
      </w:r>
      <w:r>
        <w:rPr>
          <w:rFonts w:hint="eastAsia"/>
        </w:rPr>
        <w:t>）</w:t>
      </w:r>
      <w:r>
        <w:t>。</w:t>
      </w:r>
    </w:p>
    <w:p w14:paraId="1E4F755A">
      <w:pPr>
        <w:pStyle w:val="3"/>
        <w:ind w:firstLine="480"/>
      </w:pPr>
      <w:r>
        <w:t>围绕多类型地下空间CO₂/H₂安全储用关键技术与AI数字化平台建设目标，项目分解为四项研究任务。任务分解与逻辑关系</w:t>
      </w:r>
      <w:r>
        <w:rPr>
          <w:rFonts w:hint="eastAsia"/>
        </w:rPr>
        <w:t>如</w:t>
      </w:r>
      <w:r>
        <w:t>图2</w:t>
      </w:r>
      <w:r>
        <w:rPr>
          <w:rFonts w:hint="eastAsia"/>
        </w:rPr>
        <w:t>所示。</w:t>
      </w:r>
    </w:p>
    <w:p w14:paraId="6AB64D22">
      <w:pPr>
        <w:pStyle w:val="65"/>
      </w:pPr>
      <w:r>
        <w:drawing>
          <wp:inline distT="0" distB="0" distL="0" distR="0">
            <wp:extent cx="4789805" cy="3176270"/>
            <wp:effectExtent l="0" t="0" r="0" b="5080"/>
            <wp:docPr id="288185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85757" name="图片 4"/>
                    <pic:cNvPicPr>
                      <a:picLocks noChangeAspect="1" noChangeArrowheads="1"/>
                    </pic:cNvPicPr>
                  </pic:nvPicPr>
                  <pic:blipFill>
                    <a:blip r:embed="rId14" cstate="print">
                      <a:clrChange>
                        <a:clrFrom>
                          <a:srgbClr val="FBFCF7"/>
                        </a:clrFrom>
                        <a:clrTo>
                          <a:srgbClr val="FBFCF7">
                            <a:alpha val="0"/>
                          </a:srgbClr>
                        </a:clrTo>
                      </a:clrChange>
                      <a:extLst>
                        <a:ext uri="{28A0092B-C50C-407E-A947-70E740481C1C}">
                          <a14:useLocalDpi xmlns:a14="http://schemas.microsoft.com/office/drawing/2010/main" val="0"/>
                        </a:ext>
                      </a:extLst>
                    </a:blip>
                    <a:srcRect/>
                    <a:stretch>
                      <a:fillRect/>
                    </a:stretch>
                  </pic:blipFill>
                  <pic:spPr>
                    <a:xfrm>
                      <a:off x="0" y="0"/>
                      <a:ext cx="4793341" cy="3178713"/>
                    </a:xfrm>
                    <a:prstGeom prst="rect">
                      <a:avLst/>
                    </a:prstGeom>
                    <a:noFill/>
                    <a:ln>
                      <a:noFill/>
                    </a:ln>
                  </pic:spPr>
                </pic:pic>
              </a:graphicData>
            </a:graphic>
          </wp:inline>
        </w:drawing>
      </w:r>
    </w:p>
    <w:p w14:paraId="7B78CB0C">
      <w:pPr>
        <w:pStyle w:val="62"/>
      </w:pPr>
      <w:r>
        <w:rPr>
          <w:rFonts w:hint="eastAsia"/>
        </w:rPr>
        <w:t>任务分解与逻辑关系</w:t>
      </w:r>
    </w:p>
    <w:p w14:paraId="61363C63">
      <w:pPr>
        <w:pStyle w:val="3"/>
        <w:ind w:firstLine="480"/>
      </w:pPr>
      <w:r>
        <w:t>任务一聚焦储库数字化重构原理，开展多类型地下空间CO₂/H₂多相多场耦合机理、储层状态表征与数字化重构方法研究，为平台提供基础理论模型和参数支撑。任务二聚焦储库安全性判识理论，构建数据-物理融合的安全性感知、风险识别与智能调控方法，为储用过程安全预警和运行优化提供判据依据。任务三面向平台硬件基础，开展地下多参量智能感知硬件、边缘网关及云边端协同架构研究，实现储库状态数据采集、传输与现场快速响应。任务四面向平台软件与跨国协同应用，开展功能模块化软件集成、联邦学习部署与联合验证，实现数据、模型、算法和应用场景的协同贯通。四项任务按照“机理模型-安全判识-感知采集-平台集成-联合验证”的逻辑递进，并通过数据反馈持续优化模型和平台，最终构建CO₂/H₂安全储用AI数字化平台及系统总成。</w:t>
      </w:r>
    </w:p>
    <w:p w14:paraId="7D05BB62">
      <w:pPr>
        <w:pStyle w:val="4"/>
      </w:pPr>
      <w:bookmarkStart w:id="38" w:name="_Toc232545670"/>
      <w:r>
        <w:t>各任务内容</w:t>
      </w:r>
      <w:bookmarkEnd w:id="38"/>
    </w:p>
    <w:p w14:paraId="1E31830F">
      <w:pPr>
        <w:pStyle w:val="72"/>
      </w:pPr>
      <w:r>
        <w:t>逐项分段说明各任务的研究目标、主要研究内容、拟解决的重大科学问题或关键技术、考核指标及评测手段/方法等。每个任务限</w:t>
      </w:r>
      <w:r>
        <w:rPr>
          <w:rFonts w:hint="eastAsia"/>
        </w:rPr>
        <w:t>1</w:t>
      </w:r>
      <w:r>
        <w:t>000字以内。</w:t>
      </w:r>
    </w:p>
    <w:p w14:paraId="23F27131">
      <w:pPr>
        <w:pStyle w:val="5"/>
        <w:numPr>
          <w:ilvl w:val="0"/>
          <w:numId w:val="0"/>
        </w:numPr>
      </w:pPr>
      <w:bookmarkStart w:id="39" w:name="_Toc232421517"/>
      <w:r>
        <w:rPr>
          <w:rFonts w:hint="eastAsia"/>
        </w:rPr>
        <w:t>任务一：</w:t>
      </w:r>
      <w:r>
        <w:t>多类型地下空间CO₂/H₂多相多场耦合机理与数字化重构方法</w:t>
      </w:r>
      <w:bookmarkEnd w:id="39"/>
    </w:p>
    <w:p w14:paraId="26ED2730">
      <w:pPr>
        <w:pStyle w:val="3"/>
        <w:ind w:firstLine="482"/>
        <w:rPr>
          <w:bCs/>
        </w:rPr>
      </w:pPr>
      <w:r>
        <w:rPr>
          <w:rFonts w:hint="eastAsia"/>
          <w:b/>
        </w:rPr>
        <w:t>研究目标：</w:t>
      </w:r>
      <w:r>
        <w:rPr>
          <w:bCs/>
        </w:rPr>
        <w:t>建立适用于CO₂封存、H₂储用及矿化固碳过程的多场耦合理论模型与数值模拟方法，阐明关键控制因素及其作用机制；融合实验测试、数值模拟与人工智能技术，构建多类型地下空间CO₂/H₂多相多场耦合数字化重构方法。</w:t>
      </w:r>
    </w:p>
    <w:p w14:paraId="730533BA">
      <w:pPr>
        <w:pStyle w:val="3"/>
        <w:ind w:firstLine="482"/>
        <w:rPr>
          <w:b/>
        </w:rPr>
      </w:pPr>
      <w:r>
        <w:rPr>
          <w:rFonts w:hint="eastAsia"/>
          <w:b/>
        </w:rPr>
        <w:t>主要研究内容：</w:t>
      </w:r>
    </w:p>
    <w:p w14:paraId="299E57DD">
      <w:pPr>
        <w:pStyle w:val="3"/>
        <w:ind w:firstLine="482"/>
        <w:rPr>
          <w:b/>
        </w:rPr>
      </w:pPr>
      <w:r>
        <w:rPr>
          <w:rFonts w:hint="eastAsia" w:ascii="Cambria Math" w:hAnsi="Cambria Math" w:cs="Cambria Math"/>
          <w:b/>
        </w:rPr>
        <w:t xml:space="preserve">① </w:t>
      </w:r>
      <w:r>
        <w:rPr>
          <w:b/>
        </w:rPr>
        <w:t>枯竭油气藏CO₂封存岩石物性参数实验测试研究</w:t>
      </w:r>
    </w:p>
    <w:p w14:paraId="3A9D8557">
      <w:pPr>
        <w:pStyle w:val="3"/>
        <w:ind w:firstLine="480"/>
        <w:rPr>
          <w:bCs/>
        </w:rPr>
      </w:pPr>
      <w:r>
        <w:rPr>
          <w:bCs/>
        </w:rPr>
        <w:t>开展不同温度、压力、封存时长及CO₂相态条件下岩石力学与储层物性测试，获取抗压强度、弹性模量、断裂韧性、孔隙度及渗透率等关键参数演化规律。揭示CO₂–岩石–流体相互作用对储层物性参数的影响机制，建立岩石物性动态演化关系模型。</w:t>
      </w:r>
    </w:p>
    <w:p w14:paraId="48111C18">
      <w:pPr>
        <w:pStyle w:val="3"/>
        <w:ind w:firstLine="482"/>
        <w:rPr>
          <w:rFonts w:ascii="Cambria Math" w:hAnsi="Cambria Math" w:cs="Cambria Math"/>
          <w:b/>
        </w:rPr>
      </w:pPr>
      <w:r>
        <w:rPr>
          <w:rFonts w:hint="eastAsia" w:ascii="Cambria Math" w:hAnsi="Cambria Math" w:cs="Cambria Math"/>
          <w:b/>
        </w:rPr>
        <w:t xml:space="preserve">② </w:t>
      </w:r>
      <w:r>
        <w:rPr>
          <w:rFonts w:ascii="Cambria Math" w:hAnsi="Cambria Math" w:cs="Cambria Math"/>
          <w:b/>
        </w:rPr>
        <w:t>枯竭油气藏</w:t>
      </w:r>
      <w:r>
        <w:rPr>
          <w:rFonts w:cs="Cambria Math"/>
          <w:b/>
        </w:rPr>
        <w:t>CO₂封存储</w:t>
      </w:r>
      <w:r>
        <w:rPr>
          <w:rFonts w:ascii="Cambria Math" w:hAnsi="Cambria Math" w:cs="Cambria Math"/>
          <w:b/>
        </w:rPr>
        <w:t>层完整性失效机理研究</w:t>
      </w:r>
    </w:p>
    <w:p w14:paraId="536F951E">
      <w:pPr>
        <w:pStyle w:val="3"/>
        <w:ind w:firstLine="480"/>
        <w:rPr>
          <w:bCs/>
        </w:rPr>
      </w:pPr>
      <w:r>
        <w:rPr>
          <w:bCs/>
        </w:rPr>
        <w:t>构建考虑CO₂物性动态变化的非等温多组分多相流模型及热–流–固耦合模型，模拟CO₂注入过程中储层温度场、压力场与应力场演化过程。研究原生裂缝及弱结构面在CO₂注入条件下的扩展与失稳规律，揭示储层完整性失效机制及潜在泄漏风险形成机理。</w:t>
      </w:r>
    </w:p>
    <w:p w14:paraId="7AB875EA">
      <w:pPr>
        <w:pStyle w:val="3"/>
        <w:ind w:firstLine="482"/>
        <w:rPr>
          <w:rFonts w:ascii="Cambria Math" w:hAnsi="Cambria Math" w:cs="Cambria Math"/>
          <w:b/>
        </w:rPr>
      </w:pPr>
      <w:r>
        <w:rPr>
          <w:rFonts w:hint="eastAsia" w:ascii="Cambria Math" w:hAnsi="Cambria Math" w:cs="Cambria Math"/>
          <w:b/>
        </w:rPr>
        <w:t xml:space="preserve">③ </w:t>
      </w:r>
      <w:r>
        <w:rPr>
          <w:rFonts w:ascii="Cambria Math" w:hAnsi="Cambria Math" w:cs="Cambria Math"/>
          <w:b/>
        </w:rPr>
        <w:t>地下盐穴储氢渗漏机理研究</w:t>
      </w:r>
    </w:p>
    <w:p w14:paraId="11907FEE">
      <w:pPr>
        <w:pStyle w:val="3"/>
        <w:ind w:firstLine="480"/>
        <w:rPr>
          <w:bCs/>
        </w:rPr>
      </w:pPr>
      <w:r>
        <w:rPr>
          <w:bCs/>
        </w:rPr>
        <w:t>构建融合黏性渗流、克努森扩散及表面扩散的统一氢气输运模型，并耦合热–水–力多场数值模拟方法，开展层状盐穴储氢长期渗漏过程模拟。揭示纳米尺度气体输运向储库尺度渗漏演化的跨尺度传递规律，阐明薄夹层诱发氢气各向异性运移及储氢损失机制。</w:t>
      </w:r>
    </w:p>
    <w:p w14:paraId="6F8892EB">
      <w:pPr>
        <w:pStyle w:val="3"/>
        <w:ind w:firstLine="482"/>
        <w:rPr>
          <w:rFonts w:ascii="Cambria Math" w:hAnsi="Cambria Math" w:cs="Cambria Math"/>
          <w:b/>
        </w:rPr>
      </w:pPr>
      <w:r>
        <w:rPr>
          <w:rFonts w:hint="eastAsia" w:ascii="Cambria Math" w:hAnsi="Cambria Math" w:cs="Cambria Math"/>
          <w:b/>
        </w:rPr>
        <w:t xml:space="preserve">④ </w:t>
      </w:r>
      <w:r>
        <w:rPr>
          <w:rFonts w:ascii="Cambria Math" w:hAnsi="Cambria Math" w:cs="Cambria Math"/>
          <w:b/>
        </w:rPr>
        <w:t>煤基固废充填材料固碳机制及性能演化规律研究</w:t>
      </w:r>
    </w:p>
    <w:p w14:paraId="657929D2">
      <w:pPr>
        <w:pStyle w:val="3"/>
        <w:ind w:firstLine="480"/>
        <w:rPr>
          <w:bCs/>
        </w:rPr>
      </w:pPr>
      <w:r>
        <w:rPr>
          <w:bCs/>
        </w:rPr>
        <w:t>构建煤基固废充填材料气–液–固三相碳分配物质平衡模型，揭示C-S-H凝胶等早期水化产物与CO₂之间的竞争反应过程及矿物相协同转化机制，阐明固碳产物与活性Ca²⁺、Al³⁺等离子形成二次胶凝网络的作用规律。研究CO₂压力、温度、反应时间、添加剂类型及固液比等因素对固碳效率、固碳速率及材料性能的影响，建立多因素耦合作用下煤基固废充填材料固碳性能演化模型。</w:t>
      </w:r>
    </w:p>
    <w:p w14:paraId="74463F38">
      <w:pPr>
        <w:pStyle w:val="3"/>
        <w:ind w:firstLine="482"/>
        <w:rPr>
          <w:rFonts w:ascii="Cambria Math" w:hAnsi="Cambria Math" w:cs="Cambria Math"/>
          <w:b/>
        </w:rPr>
      </w:pPr>
      <w:r>
        <w:rPr>
          <w:rFonts w:hint="eastAsia" w:ascii="Cambria Math" w:hAnsi="Cambria Math" w:cs="Cambria Math"/>
          <w:b/>
        </w:rPr>
        <w:t xml:space="preserve">⑤ </w:t>
      </w:r>
      <w:r>
        <w:rPr>
          <w:rFonts w:ascii="Cambria Math" w:hAnsi="Cambria Math" w:cs="Cambria Math"/>
          <w:b/>
        </w:rPr>
        <w:t>多类型地下空间</w:t>
      </w:r>
      <w:r>
        <w:rPr>
          <w:rFonts w:cs="Cambria Math"/>
          <w:b/>
        </w:rPr>
        <w:t>CO₂/H₂</w:t>
      </w:r>
      <w:r>
        <w:rPr>
          <w:rFonts w:ascii="Cambria Math" w:hAnsi="Cambria Math" w:cs="Cambria Math"/>
          <w:b/>
        </w:rPr>
        <w:t>多相多场耦合模型数字化重构方法研究</w:t>
      </w:r>
    </w:p>
    <w:p w14:paraId="45F430B1">
      <w:pPr>
        <w:pStyle w:val="3"/>
        <w:ind w:firstLine="480"/>
        <w:rPr>
          <w:bCs/>
        </w:rPr>
      </w:pPr>
      <w:r>
        <w:rPr>
          <w:bCs/>
        </w:rPr>
        <w:t>融合岩石物性测试、多场耦合模拟及固碳反应等研究成果，构建涵盖CO₂封存、H₂储用及固碳利用过程的多源异构数据库。结合人工智能与物理约束方法，实现复杂地下过程的数字化重构，为地下空间CO₂/H₂安全利用与智能决策提供技术支撑。</w:t>
      </w:r>
    </w:p>
    <w:p w14:paraId="43FCDF20">
      <w:pPr>
        <w:pStyle w:val="3"/>
        <w:ind w:firstLine="482"/>
        <w:rPr>
          <w:rFonts w:ascii="Cambria Math" w:hAnsi="Cambria Math" w:cs="Cambria Math"/>
          <w:b/>
        </w:rPr>
      </w:pPr>
      <w:r>
        <w:rPr>
          <w:rFonts w:ascii="Cambria Math" w:hAnsi="Cambria Math" w:cs="Cambria Math"/>
          <w:b/>
        </w:rPr>
        <w:t>拟解决的重大科学问题或关键技术问题</w:t>
      </w:r>
      <w:r>
        <w:rPr>
          <w:rFonts w:hint="eastAsia" w:ascii="Cambria Math" w:hAnsi="Cambria Math" w:cs="Cambria Math"/>
          <w:b/>
        </w:rPr>
        <w:t>：</w:t>
      </w:r>
      <w:r>
        <w:rPr>
          <w:rFonts w:ascii="Cambria Math" w:hAnsi="Cambria Math" w:cs="Cambria Math"/>
          <w:b/>
        </w:rPr>
        <w:t>多类型地下空间</w:t>
      </w:r>
      <w:r>
        <w:rPr>
          <w:rFonts w:cs="Cambria Math"/>
          <w:b/>
        </w:rPr>
        <w:t>CO₂/H₂</w:t>
      </w:r>
      <w:r>
        <w:rPr>
          <w:rFonts w:ascii="Cambria Math" w:hAnsi="Cambria Math" w:cs="Cambria Math"/>
          <w:b/>
        </w:rPr>
        <w:t>存储过程多相多场耦合演化机理</w:t>
      </w:r>
    </w:p>
    <w:p w14:paraId="68D545C7">
      <w:pPr>
        <w:pStyle w:val="3"/>
        <w:ind w:firstLine="480"/>
        <w:rPr>
          <w:bCs/>
        </w:rPr>
      </w:pPr>
      <w:r>
        <w:rPr>
          <w:rFonts w:hint="eastAsia"/>
          <w:bCs/>
        </w:rPr>
        <w:t>多类型地下空间（枯竭油气藏、地下盐穴及煤基固废充填体）中</w:t>
      </w:r>
      <w:r>
        <w:rPr>
          <w:bCs/>
        </w:rPr>
        <w:t>CO₂/H₂运移、封存及转化过程涉及热传递、流体运移、应力扰动、化学反应及介质结构演化等多相多场耦合作用，多场耦合作用对储层物性演化、完整性失效、气体渗漏及矿化固碳过程的控制机制尚不明确。</w:t>
      </w:r>
    </w:p>
    <w:p w14:paraId="2864C3BC">
      <w:pPr>
        <w:pStyle w:val="3"/>
        <w:ind w:firstLine="482"/>
        <w:rPr>
          <w:b/>
        </w:rPr>
      </w:pPr>
      <w:r>
        <w:rPr>
          <w:rFonts w:hint="eastAsia"/>
          <w:b/>
        </w:rPr>
        <w:t>考核指标及评测手段/方法：</w:t>
      </w:r>
    </w:p>
    <w:p w14:paraId="7DF15A50">
      <w:pPr>
        <w:pStyle w:val="3"/>
        <w:ind w:firstLine="480"/>
        <w:rPr>
          <w:bCs/>
        </w:rPr>
      </w:pPr>
      <w:r>
        <w:rPr>
          <w:rFonts w:hint="eastAsia"/>
          <w:bCs/>
        </w:rPr>
        <w:t>①</w:t>
      </w:r>
      <w:r>
        <w:rPr>
          <w:bCs/>
        </w:rPr>
        <w:t xml:space="preserve"> 建立多类型地下空间CO₂/H₂多相多场耦合模型</w:t>
      </w:r>
      <w:r>
        <w:rPr>
          <w:rFonts w:hint="eastAsia"/>
          <w:bCs/>
        </w:rPr>
        <w:t>1</w:t>
      </w:r>
      <w:r>
        <w:rPr>
          <w:bCs/>
        </w:rPr>
        <w:t>套，实现对CO₂封存储层响应、H₂储用渗漏过程及煤基固废固碳性能演化等场景的有效模拟</w:t>
      </w:r>
      <w:r>
        <w:rPr>
          <w:rFonts w:hint="eastAsia"/>
          <w:bCs/>
        </w:rPr>
        <w:t>，研究报告通过专家评测。</w:t>
      </w:r>
    </w:p>
    <w:p w14:paraId="2F229EA2">
      <w:pPr>
        <w:pStyle w:val="3"/>
        <w:ind w:firstLine="480"/>
        <w:rPr>
          <w:bCs/>
        </w:rPr>
      </w:pPr>
      <w:r>
        <w:rPr>
          <w:rFonts w:hint="eastAsia"/>
          <w:bCs/>
        </w:rPr>
        <w:t xml:space="preserve">② </w:t>
      </w:r>
      <w:r>
        <w:rPr>
          <w:bCs/>
        </w:rPr>
        <w:t>采用独立样本验证、交叉验证、误差统计分析及典型工况对比等方法，对数字化重构模型的预测精度、稳定性和泛化能力进行评测，研究报告通过专家评测并提供与实验/仿真数据的对比验证说明。</w:t>
      </w:r>
    </w:p>
    <w:p w14:paraId="1345FB27">
      <w:pPr>
        <w:pStyle w:val="3"/>
        <w:ind w:firstLine="480"/>
        <w:rPr>
          <w:bCs/>
        </w:rPr>
      </w:pPr>
      <w:r>
        <w:rPr>
          <w:rFonts w:hint="eastAsia"/>
          <w:bCs/>
        </w:rPr>
        <w:t>③ 发表SCI论文2篇，提供论文录用通知或检索报告。</w:t>
      </w:r>
    </w:p>
    <w:p w14:paraId="40D24BA1">
      <w:pPr>
        <w:pStyle w:val="3"/>
        <w:ind w:firstLine="482"/>
        <w:rPr>
          <w:b/>
          <w:bCs/>
        </w:rPr>
      </w:pPr>
      <w:r>
        <w:rPr>
          <w:b/>
          <w:bCs/>
        </w:rPr>
        <w:t>参加单位任务分工：</w:t>
      </w:r>
    </w:p>
    <w:p w14:paraId="02497DF9">
      <w:pPr>
        <w:pStyle w:val="3"/>
        <w:ind w:firstLine="480"/>
        <w:rPr>
          <w:bCs/>
        </w:rPr>
      </w:pPr>
      <w:r>
        <w:rPr>
          <w:rFonts w:hint="eastAsia"/>
          <w:bCs/>
        </w:rPr>
        <w:t>辽宁大学为本任务牵头单位，</w:t>
      </w:r>
      <w:r>
        <w:rPr>
          <w:bCs/>
        </w:rPr>
        <w:t>煤炭科学研究总院有限公司</w:t>
      </w:r>
      <w:r>
        <w:rPr>
          <w:rFonts w:hint="eastAsia"/>
          <w:bCs/>
        </w:rPr>
        <w:t>、中国矿业大学、伊朗萨汉德理工大学、</w:t>
      </w:r>
      <w:r>
        <w:rPr>
          <w:bCs/>
        </w:rPr>
        <w:t>俄罗斯彼尔姆国立研究理工大学为本任务参与单位。</w:t>
      </w:r>
    </w:p>
    <w:p w14:paraId="2A9B5149">
      <w:pPr>
        <w:pStyle w:val="3"/>
        <w:ind w:firstLine="480"/>
        <w:rPr>
          <w:bCs/>
        </w:rPr>
      </w:pPr>
      <w:r>
        <w:rPr>
          <w:rFonts w:hint="eastAsia"/>
          <w:bCs/>
        </w:rPr>
        <w:t>其中，</w:t>
      </w:r>
      <w:r>
        <w:rPr>
          <w:bCs/>
        </w:rPr>
        <w:t>辽宁大学、煤炭科学研究总院有限公司负责枯竭油气藏CO₂封存岩石物性测试与储层完整性失效机理研究；辽宁大学、俄罗斯彼尔姆国立研究理工大学负责地下盐穴H₂储用渗漏机理研究；中国矿业大学、伊朗萨汉德理工大学负责煤基固废充填材料固碳机制及性能演化研究；俄罗斯彼尔姆国立研究理工大学联合辽宁大学、中国矿业大学开展多相多场耦合模型数字化重构方法研究。</w:t>
      </w:r>
    </w:p>
    <w:p w14:paraId="2F35E68C">
      <w:pPr>
        <w:pStyle w:val="5"/>
        <w:numPr>
          <w:ilvl w:val="0"/>
          <w:numId w:val="0"/>
        </w:numPr>
      </w:pPr>
      <w:bookmarkStart w:id="40" w:name="_Toc232421518"/>
      <w:r>
        <w:rPr>
          <w:rFonts w:hint="eastAsia"/>
        </w:rPr>
        <w:t>任务二：</w:t>
      </w:r>
      <w:r>
        <w:t>数据-物理融合驱动的CO₂/H₂储用安全性感知与智能调控模型</w:t>
      </w:r>
      <w:bookmarkEnd w:id="40"/>
    </w:p>
    <w:p w14:paraId="41DA47B9">
      <w:pPr>
        <w:pStyle w:val="3"/>
        <w:ind w:firstLine="482"/>
      </w:pPr>
      <w:r>
        <w:rPr>
          <w:b/>
          <w:bCs/>
        </w:rPr>
        <w:t>研究目标：</w:t>
      </w:r>
      <w:r>
        <w:t>探明数据与物理双向反馈的协同驱动机制，构建数据-物理双向反馈的融合模型，建立岩体稳定性感知与注采参数智能调控方法</w:t>
      </w:r>
    </w:p>
    <w:p w14:paraId="6DFE6D41">
      <w:pPr>
        <w:pStyle w:val="3"/>
        <w:ind w:firstLine="482"/>
        <w:rPr>
          <w:b/>
          <w:bCs/>
        </w:rPr>
      </w:pPr>
      <w:r>
        <w:rPr>
          <w:b/>
          <w:bCs/>
        </w:rPr>
        <w:t>主要研究内容：</w:t>
      </w:r>
    </w:p>
    <w:p w14:paraId="54B249C7">
      <w:pPr>
        <w:pStyle w:val="3"/>
        <w:ind w:firstLine="480"/>
      </w:pPr>
      <w:r>
        <w:t>分析多因子影响地下空间岩体的耦合作用关系与物化响应机理，构建数据-物理协同驱动的智能评估模型。使用多因子高保真实验数据训练模型，建立复杂影响因子与岩体稳定性之间的非线性作用关系；将实验所得岩体本构关系与损伤演化机理以物理约束项嵌入模型损失函数，解决数据驱动模型在小样本条件下泛化失效的隐患；以CO₂/H₂长期作用下岩体稳定性为核心感知目标，实现多类型地下空间岩体稳定状态与安全阈值的智能感知，推演保障岩体稳定性的注采参数，形成面向废弃矿井与枯竭油气藏等工程场景的注采参数智能调控方法。</w:t>
      </w:r>
    </w:p>
    <w:p w14:paraId="56C5382D">
      <w:pPr>
        <w:pStyle w:val="3"/>
        <w:ind w:firstLine="482"/>
      </w:pPr>
      <w:r>
        <w:rPr>
          <w:b/>
          <w:bCs/>
        </w:rPr>
        <w:t>拟解决的重大科学问题或关键技术问题：</w:t>
      </w:r>
      <w:r>
        <w:t>数据-物理融合驱动下CO₂/H₂储用安全性感知与智能调控方法</w:t>
      </w:r>
    </w:p>
    <w:p w14:paraId="6708EADD">
      <w:pPr>
        <w:pStyle w:val="3"/>
        <w:ind w:firstLine="480"/>
      </w:pPr>
      <w:r>
        <w:t>探明数据与物理双向反馈的协同驱动机制，以高保真多变量实验数据为底层驱动提取非线性特征，将岩石力学本构关系与损伤演化方程作为显式物理边界，构建数据映射复和物理约束的融合模型。</w:t>
      </w:r>
    </w:p>
    <w:p w14:paraId="63753453">
      <w:pPr>
        <w:pStyle w:val="3"/>
        <w:ind w:firstLine="482"/>
        <w:rPr>
          <w:b/>
          <w:bCs/>
        </w:rPr>
      </w:pPr>
      <w:r>
        <w:rPr>
          <w:b/>
          <w:bCs/>
        </w:rPr>
        <w:t>考核指标</w:t>
      </w:r>
      <w:r>
        <w:rPr>
          <w:rFonts w:hint="eastAsia"/>
          <w:b/>
          <w:bCs/>
        </w:rPr>
        <w:t>及</w:t>
      </w:r>
      <w:r>
        <w:rPr>
          <w:b/>
          <w:bCs/>
        </w:rPr>
        <w:t>评测手段/方法：</w:t>
      </w:r>
    </w:p>
    <w:p w14:paraId="40BCC015">
      <w:pPr>
        <w:pStyle w:val="3"/>
        <w:ind w:firstLine="480"/>
      </w:pPr>
      <w:r>
        <w:rPr>
          <w:rFonts w:hint="eastAsia"/>
        </w:rPr>
        <w:t>①</w:t>
      </w:r>
      <w:r>
        <w:t xml:space="preserve"> 建立CO₂/H₂储用安全性标准化数据集2个，覆盖废弃矿井、枯竭油气藏、盐穴等多类型储库场景，数据格式标准化、可溯源，并形成数据集说明文档。</w:t>
      </w:r>
    </w:p>
    <w:p w14:paraId="2421AAF1">
      <w:pPr>
        <w:pStyle w:val="3"/>
        <w:ind w:firstLine="480"/>
      </w:pPr>
      <w:r>
        <w:rPr>
          <w:rFonts w:hint="eastAsia"/>
        </w:rPr>
        <w:t>②</w:t>
      </w:r>
      <w:r>
        <w:t xml:space="preserve"> 构建CO₂/H₂储用安全性预测算法2套，其中包括1套“数据-物理协同驱动”的岩体稳定性智能评估模型，预测准确率达到90%以上。采用典型数据测试、第三方测试报告或专家评审等方式进行评测。</w:t>
      </w:r>
    </w:p>
    <w:p w14:paraId="3AA793B4">
      <w:pPr>
        <w:pStyle w:val="3"/>
        <w:ind w:firstLine="480"/>
      </w:pPr>
      <w:r>
        <w:rPr>
          <w:rFonts w:hint="eastAsia"/>
        </w:rPr>
        <w:t>③</w:t>
      </w:r>
      <w:r>
        <w:t xml:space="preserve"> 形成面向废弃矿井、枯竭油气藏等场景的CO₂/H₂储用安全性感知与注采参数智能调控方法，支撑风险识别、阈值判断和注采参数优化。</w:t>
      </w:r>
    </w:p>
    <w:p w14:paraId="33F4985D">
      <w:pPr>
        <w:pStyle w:val="3"/>
        <w:ind w:firstLine="480"/>
      </w:pPr>
      <w:r>
        <w:rPr>
          <w:rFonts w:hint="eastAsia"/>
        </w:rPr>
        <w:t>④ 发表学术论文2篇，申请发明专利3件，分别提供录用或检索证明、专利受理通知。</w:t>
      </w:r>
    </w:p>
    <w:p w14:paraId="22652E25">
      <w:pPr>
        <w:pStyle w:val="3"/>
        <w:ind w:firstLine="482"/>
        <w:rPr>
          <w:b/>
          <w:bCs/>
        </w:rPr>
      </w:pPr>
      <w:r>
        <w:rPr>
          <w:b/>
          <w:bCs/>
        </w:rPr>
        <w:t>参加单位任务分工：</w:t>
      </w:r>
    </w:p>
    <w:p w14:paraId="7475806A">
      <w:pPr>
        <w:pStyle w:val="3"/>
        <w:ind w:firstLine="480"/>
      </w:pPr>
      <w:r>
        <w:t>中国矿业大学为本任务牵头单位，</w:t>
      </w:r>
      <w:r>
        <w:rPr>
          <w:rFonts w:hint="eastAsia"/>
        </w:rPr>
        <w:t>煤炭科学研究总院有限公司、俄罗斯彼尔姆国立研究理工大学、伊朗萨汉德理工大学为本任务</w:t>
      </w:r>
      <w:r>
        <w:t>参与单位</w:t>
      </w:r>
      <w:r>
        <w:rPr>
          <w:rFonts w:hint="eastAsia"/>
        </w:rPr>
        <w:t>。</w:t>
      </w:r>
    </w:p>
    <w:p w14:paraId="73B7DC15">
      <w:pPr>
        <w:pStyle w:val="3"/>
        <w:ind w:firstLine="480"/>
      </w:pPr>
      <w:r>
        <w:rPr>
          <w:rFonts w:hint="eastAsia"/>
        </w:rPr>
        <w:t>其中，</w:t>
      </w:r>
      <w:r>
        <w:t>中国矿业大学、煤炭科学研究总院有限公司负责岩体稳定性测试结果分析；俄罗斯彼尔姆国立研究理工大学、伊朗萨汉德理工大学负责岩体本构关系与损伤演化模型构建；中国矿业大学联合俄罗斯彼尔姆国立研究理工大学、伊朗萨汉德理工大学、煤炭科学研究总院有限公司构建数据-物理协同驱动学习模型；中国矿业大学、伊朗萨汉德理工大学负责安全性感知与注采参数智能调控方法研究。</w:t>
      </w:r>
    </w:p>
    <w:p w14:paraId="1EF9F462">
      <w:pPr>
        <w:pStyle w:val="5"/>
        <w:numPr>
          <w:ilvl w:val="0"/>
          <w:numId w:val="0"/>
        </w:numPr>
      </w:pPr>
      <w:bookmarkStart w:id="41" w:name="_Toc232421519"/>
      <w:r>
        <w:rPr>
          <w:rFonts w:hint="eastAsia"/>
        </w:rPr>
        <w:t>任务三：</w:t>
      </w:r>
      <w:r>
        <w:t>深地储能监控数字化平台：云边端协同架构与智能硬件配置</w:t>
      </w:r>
      <w:bookmarkEnd w:id="41"/>
    </w:p>
    <w:p w14:paraId="66ECC842">
      <w:pPr>
        <w:pStyle w:val="3"/>
        <w:ind w:firstLine="482"/>
      </w:pPr>
      <w:r>
        <w:rPr>
          <w:rFonts w:hint="eastAsia"/>
          <w:b/>
          <w:bCs/>
        </w:rPr>
        <w:t>研究目标：</w:t>
      </w:r>
      <w:r>
        <w:t>构建面向多类型地下空间CO₂/H₂储用的“云</w:t>
      </w:r>
      <w:r>
        <w:rPr>
          <w:rFonts w:hint="eastAsia"/>
        </w:rPr>
        <w:t>-</w:t>
      </w:r>
      <w:r>
        <w:t>边</w:t>
      </w:r>
      <w:r>
        <w:rPr>
          <w:rFonts w:hint="eastAsia"/>
        </w:rPr>
        <w:t>-</w:t>
      </w:r>
      <w:r>
        <w:t>端”三级协同数字化平台，研制适应深地环境的多参量智能感知硬件，开发以大语言模型为推理中枢、以物理机理模型为内核的“双核”数字化引擎。推动任务一形成的多相多场耦合机理与数字化重构方法、任务二形成的安全性智能感知与AI决策模型在平台中工程化落地；同时向上支撑任务四跨国联合验证与联邦学习部署，向任务一反馈平台运行与监测数据，持续迭代数据标准体系，最终形成可实时重构、可智能预警、可闭环调控、可跨场景迁移的一体化监控平台技术方案。</w:t>
      </w:r>
    </w:p>
    <w:p w14:paraId="24CB7BFF">
      <w:pPr>
        <w:pStyle w:val="3"/>
        <w:ind w:firstLine="482"/>
        <w:rPr>
          <w:b/>
          <w:bCs/>
        </w:rPr>
      </w:pPr>
      <w:r>
        <w:rPr>
          <w:rFonts w:hint="eastAsia"/>
          <w:b/>
          <w:bCs/>
        </w:rPr>
        <w:t>主要研究内容：</w:t>
      </w:r>
    </w:p>
    <w:p w14:paraId="2D60AE52">
      <w:pPr>
        <w:pStyle w:val="3"/>
        <w:ind w:firstLine="480"/>
      </w:pPr>
      <w:r>
        <w:rPr>
          <w:rFonts w:hint="eastAsia"/>
        </w:rPr>
        <w:t>（1）</w:t>
      </w:r>
      <w:r>
        <w:t>“云</w:t>
      </w:r>
      <w:r>
        <w:rPr>
          <w:rFonts w:hint="eastAsia"/>
        </w:rPr>
        <w:t>-</w:t>
      </w:r>
      <w:r>
        <w:t>边</w:t>
      </w:r>
      <w:r>
        <w:rPr>
          <w:rFonts w:hint="eastAsia"/>
        </w:rPr>
        <w:t>-</w:t>
      </w:r>
      <w:r>
        <w:t>端”协同平台架构与多源异构数据标准化方法</w:t>
      </w:r>
    </w:p>
    <w:p w14:paraId="710C3A9B">
      <w:pPr>
        <w:pStyle w:val="3"/>
        <w:ind w:firstLine="480"/>
      </w:pPr>
      <w:r>
        <w:t>设计支撑废弃矿井、枯竭油气藏、盐穴等多场景接入的三级协同架构。云端承担大模型训练、跨库联合验证、全局态势分析等功能，并预留联邦学习聚合接口，支撑任务四“数据不出境”的多国协同建模；边缘节点实现本地实时重构与就地预警；端部完成多参量感知与边缘预处理。制定统一的数据采集标准、时空对齐规范与接口协议，构建多源异构数据治理体系、领域知识图谱与向量数据库，为数字化重构、检索增强推理和跨库比对提供标准化数据底座。同时，将平台积累的运行数据与质量统计结果反馈至任务一，持续校正和完善科学数据共建标准体系。</w:t>
      </w:r>
    </w:p>
    <w:p w14:paraId="7D313CB3">
      <w:pPr>
        <w:pStyle w:val="3"/>
        <w:ind w:firstLine="480"/>
      </w:pPr>
      <w:r>
        <w:rPr>
          <w:rFonts w:hint="eastAsia"/>
        </w:rPr>
        <w:t>（2）融合任务一耦合机理的数字化重构引擎与物理-数据混合代理模型</w:t>
      </w:r>
    </w:p>
    <w:p w14:paraId="64F28A8C">
      <w:pPr>
        <w:pStyle w:val="3"/>
        <w:ind w:firstLine="480"/>
      </w:pPr>
      <w:r>
        <w:rPr>
          <w:rFonts w:hint="eastAsia"/>
        </w:rPr>
        <w:t>将任务一的多场(热-流-力-化)耦合模型与数字化重构原理嵌入孪生引擎作为物理内核。针对全物理仿真计算量大、难以实时的瓶颈，采用物理信息神经网络(PINN)与降阶代理模型(ROM)对高保真机理模型进行学习压缩，并以数据同化方法(集合卡尔曼滤波/变分同化)将稀疏传感数据与代理模型实时融合，实现温度场、压力场、应力场及气体分布的动态重构与外推，实现随注采工况持续演化，在保证物理一致性的前提下满足工程尺度实时性。</w:t>
      </w:r>
    </w:p>
    <w:p w14:paraId="47BA0FE0">
      <w:pPr>
        <w:pStyle w:val="3"/>
        <w:ind w:firstLine="480"/>
      </w:pPr>
      <w:r>
        <w:rPr>
          <w:rFonts w:hint="eastAsia"/>
        </w:rPr>
        <w:t>（3）大语言模型驱动的安全性智能感知、诊断与闭环控制模块</w:t>
      </w:r>
    </w:p>
    <w:p w14:paraId="47FFD73F">
      <w:pPr>
        <w:pStyle w:val="3"/>
        <w:ind w:firstLine="480"/>
      </w:pPr>
      <w:r>
        <w:t>以任务二形成的数据-物理融合安全性模型为核心算法，构建以大语言模型为推理中枢的智能监控代理。感知层通过物理约束机器学习模型反演关键安全指标；认知层结合大语言模型、知识图谱与检索增强生成（RAG）技术，实现失效诊断、阈值研判、决策建议生成与监测报告自动撰写；控制层将安全指标接入注采参数闭环优化，形成“监测-感知-预警-调控”智能闭环，使任务二成果在平台中实现可调用、可解释、可执行</w:t>
      </w:r>
      <w:r>
        <w:rPr>
          <w:rFonts w:hint="eastAsia"/>
        </w:rPr>
        <w:t>。</w:t>
      </w:r>
    </w:p>
    <w:p w14:paraId="3CF161AE">
      <w:pPr>
        <w:pStyle w:val="3"/>
        <w:ind w:firstLine="480"/>
      </w:pPr>
      <w:r>
        <w:rPr>
          <w:rFonts w:hint="eastAsia"/>
        </w:rPr>
        <w:t>（4）地下多参量智能感知硬件与边缘智能网关</w:t>
      </w:r>
    </w:p>
    <w:p w14:paraId="133D293B">
      <w:pPr>
        <w:pStyle w:val="3"/>
        <w:ind w:firstLine="480"/>
      </w:pPr>
      <w:r>
        <w:t>研制适应深地高温、高压、强腐蚀环境的多参量智能感知硬件，包括抗腐蚀光纤光栅（FBG）传感阵列、面向 CO₂/H₂ 的特殊原理气体/泄漏传感装置，以及分布式应变/温度感知光缆（DAS/DTS），实现关键部位连续、精准感知。研制集成轻量化 AI 推理能力的边缘智能网关，在算力与带宽受限条件下完成本地预处理、实时重构与就地预警，并与云端协同运行，保障弱网或断网条件下的自治监测与安全响应。</w:t>
      </w:r>
    </w:p>
    <w:p w14:paraId="2C6367D2">
      <w:pPr>
        <w:pStyle w:val="3"/>
        <w:ind w:firstLine="482"/>
      </w:pPr>
      <w:r>
        <w:rPr>
          <w:rFonts w:hint="eastAsia"/>
          <w:b/>
          <w:bCs/>
        </w:rPr>
        <w:t>拟解决的重大科学问题或关键技术问题：</w:t>
      </w:r>
      <w:r>
        <w:rPr>
          <w:rFonts w:hint="eastAsia"/>
        </w:rPr>
        <w:t>在算力受限的“云-边-端”环境中，如何实现物理机理模型、物理-数据混合代理模型与大语言模型推理三者的深度融合与协同部署，在保证物理一致性与可解释性的前提下满足工程尺度的实时性要求。。</w:t>
      </w:r>
    </w:p>
    <w:p w14:paraId="7C929D48">
      <w:pPr>
        <w:pStyle w:val="3"/>
        <w:ind w:firstLine="482"/>
      </w:pPr>
      <w:r>
        <w:rPr>
          <w:rFonts w:hint="eastAsia"/>
          <w:b/>
          <w:bCs/>
        </w:rPr>
        <w:t>考核指标及评测手段/方法：</w:t>
      </w:r>
    </w:p>
    <w:p w14:paraId="349BF184">
      <w:pPr>
        <w:pStyle w:val="3"/>
        <w:ind w:firstLine="480"/>
      </w:pPr>
      <w:r>
        <w:rPr>
          <w:rFonts w:hint="eastAsia"/>
        </w:rPr>
        <w:t>① 形成1套“云-边-端”协同AI数字化平台，支持至少3个场景演示，实现多源异构数据接入、标准化治理、数字化重构和智能监控。通过平台联调测试、功能测试和场景演示进行评测。</w:t>
      </w:r>
    </w:p>
    <w:p w14:paraId="5D8D117E">
      <w:pPr>
        <w:pStyle w:val="3"/>
        <w:ind w:firstLine="480"/>
      </w:pPr>
      <w:r>
        <w:rPr>
          <w:rFonts w:hint="eastAsia"/>
        </w:rPr>
        <w:t>② 构建融合任务一耦合机理的数字化重构引擎与物理-数据混合代理模型，实现温度场、压力场、应力场及气体分布等状态的动态重构与外推。通过与实验数据、数值模拟结果和工况结果对比验证其准确性和实时性。</w:t>
      </w:r>
    </w:p>
    <w:p w14:paraId="07E505FD">
      <w:pPr>
        <w:pStyle w:val="3"/>
        <w:ind w:firstLine="480"/>
      </w:pPr>
      <w:r>
        <w:rPr>
          <w:rFonts w:hint="eastAsia"/>
        </w:rPr>
        <w:t>③ 建立大语言模型驱动的安全性智能感知、诊断与闭环控制模块，实现安全事件自动预警、归因诊断和注采参数闭环优化功能。通过故障注入测试、场景验证、专家评审或第三方测试报告进行评测。</w:t>
      </w:r>
    </w:p>
    <w:p w14:paraId="39552278">
      <w:pPr>
        <w:pStyle w:val="3"/>
        <w:ind w:firstLine="480"/>
      </w:pPr>
      <w:r>
        <w:rPr>
          <w:rFonts w:hint="eastAsia"/>
        </w:rPr>
        <w:t>④ 发表高水平学术论文1篇，登记软件著作权1项，提供论文录用或检索证明、软件著作权证书。</w:t>
      </w:r>
    </w:p>
    <w:p w14:paraId="28659D54">
      <w:pPr>
        <w:pStyle w:val="3"/>
        <w:ind w:firstLine="482"/>
        <w:rPr>
          <w:b/>
          <w:bCs/>
        </w:rPr>
      </w:pPr>
      <w:r>
        <w:rPr>
          <w:rFonts w:hint="eastAsia"/>
          <w:b/>
          <w:bCs/>
        </w:rPr>
        <w:t>参加单位任务分工：</w:t>
      </w:r>
    </w:p>
    <w:p w14:paraId="57554BC4">
      <w:pPr>
        <w:pStyle w:val="3"/>
        <w:ind w:firstLine="480"/>
      </w:pPr>
      <w:r>
        <w:rPr>
          <w:bCs/>
        </w:rPr>
        <w:t>煤炭科学研究总院有限公司为本任务牵头单位</w:t>
      </w:r>
      <w:r>
        <w:rPr>
          <w:rFonts w:hint="eastAsia"/>
          <w:bCs/>
        </w:rPr>
        <w:t>，俄罗斯彼尔姆国立研究理工大学、中国矿业大学、辽宁大学</w:t>
      </w:r>
      <w:r>
        <w:rPr>
          <w:rFonts w:hint="eastAsia"/>
        </w:rPr>
        <w:t>为本任务</w:t>
      </w:r>
      <w:r>
        <w:t>参与单位</w:t>
      </w:r>
      <w:r>
        <w:rPr>
          <w:rFonts w:hint="eastAsia"/>
        </w:rPr>
        <w:t>。</w:t>
      </w:r>
    </w:p>
    <w:p w14:paraId="32BB9E31">
      <w:pPr>
        <w:pStyle w:val="3"/>
        <w:ind w:firstLine="480"/>
      </w:pPr>
      <w:r>
        <w:rPr>
          <w:rFonts w:hint="eastAsia"/>
        </w:rPr>
        <w:t>其中，</w:t>
      </w:r>
      <w:r>
        <w:t>煤炭科学研究总院有限公司联合俄罗斯彼尔姆国立研究理工大学负责</w:t>
      </w:r>
      <w:r>
        <w:rPr>
          <w:rFonts w:hint="eastAsia"/>
        </w:rPr>
        <w:t>“</w:t>
      </w:r>
      <w:r>
        <w:t>云-边-端”协同平台架构与多源异构数据标准化方法；煤炭科学研究总院有限公司联合中国矿业大学、辽宁大学负责数字化重构引擎与物理-数据混合代理模型；煤炭科学研究总院有限公司联合中国矿业大学、辽宁大学负责大语言模型驱动的安全性智能感知、诊断与闭环控制模块；中国矿业大学、辽宁大学联合俄罗斯彼尔姆国立研究理工大学负责地下多参量智能感知硬件与边缘智能网关研制。</w:t>
      </w:r>
    </w:p>
    <w:p w14:paraId="500BB44B">
      <w:pPr>
        <w:pStyle w:val="5"/>
        <w:numPr>
          <w:ilvl w:val="0"/>
          <w:numId w:val="0"/>
        </w:numPr>
      </w:pPr>
      <w:bookmarkStart w:id="42" w:name="_Toc232421520"/>
      <w:r>
        <w:rPr>
          <w:rFonts w:hint="eastAsia"/>
        </w:rPr>
        <w:t>任务四：</w:t>
      </w:r>
      <w:r>
        <w:t>数字化平台跨国实现路径：联邦学习部署与联合验证</w:t>
      </w:r>
      <w:bookmarkEnd w:id="42"/>
    </w:p>
    <w:p w14:paraId="4C8D1D5F">
      <w:pPr>
        <w:pStyle w:val="3"/>
        <w:ind w:firstLine="482"/>
      </w:pPr>
      <w:r>
        <w:rPr>
          <w:rFonts w:hint="eastAsia"/>
          <w:b/>
          <w:bCs/>
        </w:rPr>
        <w:t>研究目标：</w:t>
      </w:r>
      <w:r>
        <w:t>立足中俄伊地下储能差异化场景，突破跨国数据壁垒与协同技术瓶颈，搭建安全、高效、适配多国工况的联邦学习数字化平台体系，实现储能数据模型合规共享与协同优化，形成可复制推广的地下储能AI跨国联合验证技术体系。</w:t>
      </w:r>
    </w:p>
    <w:p w14:paraId="44EA9ADF">
      <w:pPr>
        <w:pStyle w:val="3"/>
        <w:ind w:firstLine="482"/>
        <w:rPr>
          <w:b/>
          <w:bCs/>
        </w:rPr>
      </w:pPr>
      <w:r>
        <w:rPr>
          <w:rFonts w:hint="eastAsia"/>
          <w:b/>
          <w:bCs/>
        </w:rPr>
        <w:t>主要研究内容：</w:t>
      </w:r>
    </w:p>
    <w:p w14:paraId="3ADF491A">
      <w:pPr>
        <w:pStyle w:val="3"/>
        <w:ind w:firstLine="480"/>
      </w:pPr>
      <w:r>
        <w:rPr>
          <w:rFonts w:ascii="Cambria Math" w:hAnsi="Cambria Math" w:cs="Cambria Math"/>
        </w:rPr>
        <w:t>①</w:t>
      </w:r>
      <w:r>
        <w:t>地下储能场景联邦学习算法适配优化，针对中俄伊三国地层结构、储能介质、监测指标、运行工况的异构性，优化改进联邦聚合算法，解决跨国数据样本不均衡、模型适配性差等问题，提升异地模型协同训练精度与收敛效率。</w:t>
      </w:r>
    </w:p>
    <w:p w14:paraId="72CE37F1">
      <w:pPr>
        <w:pStyle w:val="3"/>
        <w:ind w:firstLine="480"/>
      </w:pPr>
      <w:r>
        <w:rPr>
          <w:rFonts w:ascii="Cambria Math" w:hAnsi="Cambria Math" w:cs="Cambria Math"/>
        </w:rPr>
        <w:t>②</w:t>
      </w:r>
      <w:r>
        <w:t>跨国分布式联邦节点架构搭建与部署，适配三国跨境网络传输特性，设计分层分布式联邦组网架构，完成各国本地化算力节点部署、加密通道搭建、数据权限分级管控及组网联调，构建“各国本地训练、跨境参数聚合、全局模型下发”的安全协同模式，全程规避原始数据跨境流转，保障各国数据主权安全。</w:t>
      </w:r>
    </w:p>
    <w:p w14:paraId="5CACA389">
      <w:pPr>
        <w:pStyle w:val="3"/>
        <w:ind w:firstLine="480"/>
      </w:pPr>
      <w:r>
        <w:rPr>
          <w:rFonts w:ascii="Cambria Math" w:hAnsi="Cambria Math" w:cs="Cambria Math"/>
        </w:rPr>
        <w:t>③</w:t>
      </w:r>
      <w:r>
        <w:t>构建多国联合验证与迭代优化机制，依托三国不同地质条件下的CO₂封存、H₂储能实测工程数据，从模型预测精度、工况适配性、系统稳定性、跨境协同效率等多维度，开展多场景联合仿真与实地验证，持续优化算法与平台架构。</w:t>
      </w:r>
    </w:p>
    <w:p w14:paraId="566D9C22">
      <w:pPr>
        <w:pStyle w:val="3"/>
        <w:ind w:firstLine="482"/>
        <w:rPr>
          <w:b/>
          <w:bCs/>
        </w:rPr>
      </w:pPr>
      <w:r>
        <w:rPr>
          <w:b/>
          <w:bCs/>
        </w:rPr>
        <w:t>拟解决的重大科学问题或关键技术问题</w:t>
      </w:r>
      <w:r>
        <w:rPr>
          <w:rFonts w:hint="eastAsia"/>
          <w:b/>
          <w:bCs/>
        </w:rPr>
        <w:t>：</w:t>
      </w:r>
    </w:p>
    <w:p w14:paraId="660AAE1C">
      <w:pPr>
        <w:pStyle w:val="3"/>
        <w:ind w:firstLine="480"/>
      </w:pPr>
      <w:r>
        <w:t>现有联邦学习算法存在样本不均衡、跨国模型协同精度低、收敛效率差的技术难题。同时，缺乏跨境传输、算力差异的安全分布式联邦组网架构，难以实现跨域协同训练与参数聚合。此外，尚无适配多国差异化工程场景的联合核验机制，无法有效验证并持续优化联邦算法与平台架构的适配稳定性</w:t>
      </w:r>
      <w:r>
        <w:rPr>
          <w:rFonts w:hint="eastAsia"/>
        </w:rPr>
        <w:t>。</w:t>
      </w:r>
    </w:p>
    <w:p w14:paraId="09AD8EA6">
      <w:pPr>
        <w:pStyle w:val="3"/>
        <w:ind w:firstLine="482"/>
        <w:rPr>
          <w:rFonts w:ascii="Cambria Math" w:hAnsi="Cambria Math" w:cs="Cambria Math"/>
        </w:rPr>
      </w:pPr>
      <w:r>
        <w:rPr>
          <w:rFonts w:hint="eastAsia"/>
          <w:b/>
          <w:bCs/>
        </w:rPr>
        <w:t>考核指标：</w:t>
      </w:r>
    </w:p>
    <w:p w14:paraId="622B398F">
      <w:pPr>
        <w:pStyle w:val="3"/>
        <w:ind w:firstLine="480"/>
        <w:rPr>
          <w:rFonts w:cs="Times New Roman"/>
        </w:rPr>
      </w:pPr>
      <w:r>
        <w:rPr>
          <w:rFonts w:hint="eastAsia" w:cs="Times New Roman"/>
        </w:rPr>
        <w:t>①</w:t>
      </w:r>
      <w:r>
        <w:rPr>
          <w:rFonts w:cs="Times New Roman"/>
        </w:rPr>
        <w:t xml:space="preserve"> 形成《深地CO₂/H₂储用数据接口协议》1套，涵盖压力、温度、应变、微震、气体浓度等5类以上监测参量。通过专家评审检查标准文档的完整性、可操作性和兼容性。</w:t>
      </w:r>
    </w:p>
    <w:p w14:paraId="2F4C1A63">
      <w:pPr>
        <w:pStyle w:val="3"/>
        <w:ind w:firstLine="480"/>
        <w:rPr>
          <w:rFonts w:cs="Times New Roman"/>
        </w:rPr>
      </w:pPr>
      <w:r>
        <w:rPr>
          <w:rFonts w:hint="eastAsia" w:cs="Times New Roman"/>
        </w:rPr>
        <w:t>② 构建1套联邦学习跨国联合建模框架，支持不少于3个参与方，实现“数据不出国、模型跨国共享”。通过搭建中俄伊3个虚拟或真实节点开展组网测试、参数聚合测试和模型下发测试。</w:t>
      </w:r>
    </w:p>
    <w:p w14:paraId="159D0FF9">
      <w:pPr>
        <w:pStyle w:val="3"/>
        <w:ind w:firstLine="480"/>
        <w:rPr>
          <w:rFonts w:cs="Times New Roman"/>
        </w:rPr>
      </w:pPr>
      <w:r>
        <w:rPr>
          <w:rFonts w:hint="eastAsia" w:cs="Times New Roman"/>
        </w:rPr>
        <w:t>③ 完成不少于3个场景联合验证，联邦全局模型跨场景平均预测相对误差不超过15%，收敛轮次较集中式训练增加不超过30%。选取盐穴、枯竭油气藏、废弃矿井等场景开展交叉验证、迁移学习测试和泛化能力评估。</w:t>
      </w:r>
    </w:p>
    <w:p w14:paraId="0AB134D8">
      <w:pPr>
        <w:pStyle w:val="3"/>
        <w:ind w:firstLine="480"/>
      </w:pPr>
      <w:r>
        <w:rPr>
          <w:rFonts w:hint="eastAsia" w:cs="Times New Roman"/>
        </w:rPr>
        <w:t>④ 发表SCI/EI论文1篇，登记软件著作权1项或发布开源参考实现代码1套，提供论文录用或检索证明、软件著作权证书或开源代码仓库地址</w:t>
      </w:r>
      <w:r>
        <w:rPr>
          <w:rFonts w:cs="Times New Roman"/>
        </w:rPr>
        <w:t>。</w:t>
      </w:r>
    </w:p>
    <w:p w14:paraId="5F1EFF7E">
      <w:pPr>
        <w:pStyle w:val="3"/>
        <w:ind w:firstLine="482"/>
        <w:rPr>
          <w:b/>
          <w:bCs/>
        </w:rPr>
      </w:pPr>
      <w:r>
        <w:rPr>
          <w:rFonts w:hint="eastAsia"/>
          <w:b/>
          <w:bCs/>
        </w:rPr>
        <w:t>参加单位任务分工</w:t>
      </w:r>
    </w:p>
    <w:p w14:paraId="58D257C0">
      <w:pPr>
        <w:pStyle w:val="3"/>
        <w:ind w:firstLine="480"/>
      </w:pPr>
      <w:r>
        <w:rPr>
          <w:bCs/>
        </w:rPr>
        <w:t>煤炭科学研究总院有限公司为本任务牵头单位，中国矿业大学、辽宁大学</w:t>
      </w:r>
      <w:r>
        <w:t>为本任务参与单位。</w:t>
      </w:r>
    </w:p>
    <w:p w14:paraId="2F4DFECB">
      <w:pPr>
        <w:pStyle w:val="3"/>
        <w:ind w:firstLine="480"/>
      </w:pPr>
      <w:r>
        <w:rPr>
          <w:rFonts w:hint="eastAsia"/>
        </w:rPr>
        <w:t>其中，</w:t>
      </w:r>
      <w:r>
        <w:t>煤炭科学研究总院有限公司联合中国矿业大学、辽宁大学负责地下储能场景联邦学习算法适配优化；辽宁大学、煤炭科学研究总院有限公司负责跨国分布式联邦节点架构搭建与部署；煤炭科学研究总院有限公司联合中国矿业大学、辽宁大学负责多国联合验证与迭代优化机制；煤炭科学研究总院有限公司联合中国矿业大学、辽宁大学负责联邦学习平台成果固化与应用推广</w:t>
      </w:r>
      <w:r>
        <w:rPr>
          <w:rFonts w:hint="eastAsia"/>
        </w:rPr>
        <w:t>。</w:t>
      </w:r>
    </w:p>
    <w:p w14:paraId="24365D61">
      <w:pPr>
        <w:pStyle w:val="2"/>
        <w:spacing w:before="240"/>
      </w:pPr>
      <w:bookmarkStart w:id="43" w:name="_Toc232545671"/>
      <w:r>
        <w:t>主要创新点</w:t>
      </w:r>
      <w:bookmarkEnd w:id="43"/>
    </w:p>
    <w:p w14:paraId="54A9051D">
      <w:pPr>
        <w:pStyle w:val="72"/>
      </w:pPr>
      <w:r>
        <w:rPr>
          <w:rFonts w:hint="eastAsia"/>
        </w:rPr>
        <w:t>围绕基础前沿、共性关键技术或应用示范等层面，简述项目的主要创新点。具体内容应包括该项创新的基本形态及其前沿性、时效性等，</w:t>
      </w:r>
      <w:commentRangeStart w:id="7"/>
      <w:r>
        <w:rPr>
          <w:rFonts w:hint="eastAsia"/>
        </w:rPr>
        <w:t>并说明是否具备方法、理论和知识产权特征</w:t>
      </w:r>
      <w:r>
        <w:t>。</w:t>
      </w:r>
      <w:r>
        <w:rPr>
          <w:rFonts w:hint="eastAsia"/>
        </w:rPr>
        <w:t>（</w:t>
      </w:r>
      <w:r>
        <w:t>每项创新点的描述限</w:t>
      </w:r>
      <w:r>
        <w:rPr>
          <w:rFonts w:hint="eastAsia"/>
        </w:rPr>
        <w:t>15</w:t>
      </w:r>
      <w:r>
        <w:t>0字以内</w:t>
      </w:r>
      <w:r>
        <w:rPr>
          <w:rFonts w:hint="eastAsia"/>
        </w:rPr>
        <w:t>）</w:t>
      </w:r>
      <w:r>
        <w:t>。</w:t>
      </w:r>
      <w:commentRangeEnd w:id="7"/>
      <w:r>
        <w:rPr>
          <w:rStyle w:val="31"/>
          <w:rFonts w:asciiTheme="minorHAnsi" w:hAnsiTheme="minorHAnsi" w:eastAsiaTheme="minorEastAsia"/>
          <w:color w:val="auto"/>
        </w:rPr>
        <w:commentReference w:id="7"/>
      </w:r>
    </w:p>
    <w:p w14:paraId="14ECDAD2">
      <w:pPr>
        <w:pStyle w:val="7"/>
        <w:numPr>
          <w:ilvl w:val="0"/>
          <w:numId w:val="0"/>
        </w:numPr>
      </w:pPr>
      <w:r>
        <w:t>创新</w:t>
      </w:r>
      <w:r>
        <w:rPr>
          <w:rFonts w:hint="eastAsia"/>
        </w:rPr>
        <w:t>点一：</w:t>
      </w:r>
      <w:commentRangeStart w:id="8"/>
      <w:r>
        <w:rPr>
          <w:rFonts w:hint="eastAsia"/>
        </w:rPr>
        <w:t>开创“数据不出域、模型跨国行”的联邦学习驱动型深地储能国际科研合作新范式</w:t>
      </w:r>
      <w:commentRangeEnd w:id="8"/>
      <w:r>
        <w:commentReference w:id="8"/>
      </w:r>
    </w:p>
    <w:p w14:paraId="7C441A0F">
      <w:pPr>
        <w:pStyle w:val="3"/>
        <w:ind w:firstLine="480"/>
      </w:pPr>
      <w:commentRangeStart w:id="9"/>
      <w:r>
        <w:rPr>
          <w:rFonts w:hint="eastAsia"/>
        </w:rPr>
        <w:t>突破传统跨境科技合作中原始数据难以共享的壁垒，构建基于联邦学习的中-俄-伊三方协同建模机制。</w:t>
      </w:r>
      <w:commentRangeEnd w:id="9"/>
      <w:r>
        <w:commentReference w:id="9"/>
      </w:r>
      <w:commentRangeStart w:id="10"/>
      <w:r>
        <w:rPr>
          <w:rFonts w:hint="eastAsia"/>
        </w:rPr>
        <w:t>在不转移各国敏感地质与监测数据的条件下，实现跨国AI模型的联合训练、参数聚合与迭代优化，形成可复制的多边数据共建共享规则与互验证准则，为金砖国家能源与人工智能领域深度合作提供范式示范。</w:t>
      </w:r>
      <w:commentRangeEnd w:id="10"/>
      <w:r>
        <w:commentReference w:id="10"/>
      </w:r>
    </w:p>
    <w:p w14:paraId="588FD8A3">
      <w:pPr>
        <w:pStyle w:val="7"/>
        <w:numPr>
          <w:ilvl w:val="0"/>
          <w:numId w:val="0"/>
        </w:numPr>
      </w:pPr>
      <w:r>
        <w:rPr>
          <w:rFonts w:hint="eastAsia"/>
        </w:rPr>
        <w:t>创新点二：多类型地下空间</w:t>
      </w:r>
      <w:r>
        <w:t>CO₂/H₂多相多场耦合统一理论与储库安全性评价方法</w:t>
      </w:r>
    </w:p>
    <w:p w14:paraId="462AC50E">
      <w:pPr>
        <w:pStyle w:val="3"/>
        <w:ind w:firstLine="480"/>
      </w:pPr>
      <w:r>
        <w:rPr>
          <w:rFonts w:hint="eastAsia"/>
        </w:rPr>
        <w:t>突破传统单一场景、单一介质储用理论的局限，建立涵盖废弃矿井、枯竭油气藏、盐穴三类地下空间，以及</w:t>
      </w:r>
      <w:r>
        <w:t>CO₂、H₂多介质条件下的热-流-力-化多相多场耦合</w:t>
      </w:r>
      <w:r>
        <w:rPr>
          <w:rFonts w:hint="eastAsia"/>
        </w:rPr>
        <w:t>数值框架</w:t>
      </w:r>
      <w:r>
        <w:t>。揭示跨场景、跨材料条件下储库结构稳定性、介质运移与储用功能演化的共性规律，构建储层完整性失效判据与安全性评价方法。</w:t>
      </w:r>
    </w:p>
    <w:p w14:paraId="43DFDBBA">
      <w:pPr>
        <w:pStyle w:val="7"/>
        <w:numPr>
          <w:ilvl w:val="0"/>
          <w:numId w:val="0"/>
        </w:numPr>
      </w:pPr>
      <w:r>
        <w:rPr>
          <w:rFonts w:hint="eastAsia"/>
        </w:rPr>
        <w:t>创新点三：构建数据-物理协同与云边端一体化的深地储能智能调控新范式</w:t>
      </w:r>
    </w:p>
    <w:p w14:paraId="4230AA88">
      <w:pPr>
        <w:pStyle w:val="3"/>
        <w:ind w:firstLine="480"/>
      </w:pPr>
      <w:r>
        <w:rPr>
          <w:rFonts w:hint="eastAsia"/>
        </w:rPr>
        <w:t>针对纯物理模型计算量大、纯数据模型稀疏样本下泛化失效的双重瓶颈，构建数据-物理协同驱动的岩体稳定性感知新范式。将物理实验非线性特征作为数据驱动，岩体本构关系嵌入损失函数，构建融合模型实现安全阈值智能感知。依托云边端架构部署智能传感阵列与联邦学习，形成多场仿真、跨国验证与泄漏预警一体的智能管控新范式</w:t>
      </w:r>
      <w:r>
        <w:t>。</w:t>
      </w:r>
    </w:p>
    <w:p w14:paraId="4816C167">
      <w:pPr>
        <w:pStyle w:val="2"/>
        <w:spacing w:before="240"/>
      </w:pPr>
      <w:bookmarkStart w:id="44" w:name="_Toc232545672"/>
      <w:r>
        <w:t>预期效益</w:t>
      </w:r>
      <w:bookmarkEnd w:id="44"/>
    </w:p>
    <w:p w14:paraId="2C066715">
      <w:pPr>
        <w:pStyle w:val="72"/>
      </w:pPr>
      <w:r>
        <w:t>（限500字以内）。</w:t>
      </w:r>
    </w:p>
    <w:p w14:paraId="0CAD623B">
      <w:pPr>
        <w:pStyle w:val="5"/>
      </w:pPr>
      <w:bookmarkStart w:id="45" w:name="_Toc232421523"/>
      <w:r>
        <w:t>项目预期的外交成效和收益：阐述项目执行的政治外交效益，如对国家外交工作的支撑服务作用、提升我国相关领域国际影响力和话语权等。</w:t>
      </w:r>
      <w:bookmarkEnd w:id="45"/>
    </w:p>
    <w:p w14:paraId="79FD5A31">
      <w:pPr>
        <w:pStyle w:val="3"/>
        <w:ind w:firstLine="480"/>
      </w:pPr>
      <w:r>
        <w:t>本项目践行习近平总书记关于金砖国家“深化产业链供应链合作”的重要倡议，通过中俄伊联合攻关构建能源安全领域科技外交新支点。项目将形成多类型地下空间安全储用技术中国方案，有助于提升我国在深地储能国际规则制定中的话语权，为金砖扩员后能源合作机制建设提供示范样板，服务国家“统筹发展和安全”外交布局</w:t>
      </w:r>
      <w:r>
        <w:rPr>
          <w:rFonts w:hint="eastAsia"/>
        </w:rPr>
        <w:t>。</w:t>
      </w:r>
    </w:p>
    <w:p w14:paraId="40BA3383">
      <w:pPr>
        <w:pStyle w:val="5"/>
      </w:pPr>
      <w:bookmarkStart w:id="46" w:name="_Toc232421524"/>
      <w:r>
        <w:t>项目的经济社会效益：合作成果的转化和应用示范前景，在经济社会发展中能起到哪些作用，对行业产业形成哪些影响，对于解决中外双方热点问题、推动高质量发展的作用，产生的生态效益，相关效益的可持续性等。</w:t>
      </w:r>
      <w:bookmarkEnd w:id="46"/>
    </w:p>
    <w:p w14:paraId="6CF33BBB">
      <w:pPr>
        <w:pStyle w:val="3"/>
        <w:ind w:firstLine="480"/>
      </w:pPr>
      <w:r>
        <w:t>项目成果直接支撑“双碳”战略与“深地”战略实施：枯竭油气藏、废弃矿井、盐穴等矿区地下闲余空间再利用，可大幅降低CO₂地质封存与氢能战略储备的场地成本，丰富矿山行业从单一资源开采向综合服务转型内涵。在“硬科技”研发叙事中构建跨国人才网络与知识传承机制，从已有的学术交流到本次科技项目合作，在攻克CO₂/H₂储库关键技术的同时，为金砖国家培养一批懂地质、岩石力学、重数据、会AI、能现场的科研力量，实现从项目合作到人才共同体的深度绑定，形成可持续效益链条</w:t>
      </w:r>
      <w:r>
        <w:rPr>
          <w:rFonts w:hint="eastAsia"/>
        </w:rPr>
        <w:t>。</w:t>
      </w:r>
    </w:p>
    <w:p w14:paraId="6B960484">
      <w:pPr>
        <w:pStyle w:val="5"/>
      </w:pPr>
      <w:bookmarkStart w:id="47" w:name="_Toc232421525"/>
      <w:r>
        <w:t>项目的科学价值或技术意义：预期成果在推动科学技术进步方面（解决科学难题、攻克技术瓶颈等）的意义和价值。</w:t>
      </w:r>
      <w:bookmarkEnd w:id="47"/>
    </w:p>
    <w:p w14:paraId="06DB99B8">
      <w:pPr>
        <w:pStyle w:val="3"/>
        <w:ind w:firstLine="480"/>
      </w:pPr>
      <w:r>
        <w:t>本项目拟攻克多相多场耦合机理建模、数据-物理协同驱动重构、岩体稳定性智能预测等关键科学难题，突破CO₂/H₂储库安全感知与注采调控的技术瓶颈，构建国际联合验证的数字化平台。成果将填补多类型地下空间储能安全评价的理论空白，形成具有自主知识产权的智能监控技术体系，推动深地储能领域从经验判断向智能决策的范式转变。</w:t>
      </w:r>
    </w:p>
    <w:p w14:paraId="5AA05BB8">
      <w:pPr>
        <w:pStyle w:val="53"/>
        <w:spacing w:before="240"/>
      </w:pPr>
      <w:bookmarkStart w:id="48" w:name="_Toc232545673"/>
      <w:r>
        <w:t>第三部分  申报单位及参与单位研究基础</w:t>
      </w:r>
      <w:bookmarkEnd w:id="48"/>
    </w:p>
    <w:p w14:paraId="6CB7AEEB">
      <w:pPr>
        <w:pStyle w:val="2"/>
        <w:spacing w:before="240"/>
      </w:pPr>
      <w:bookmarkStart w:id="49" w:name="_Toc232545674"/>
      <w:r>
        <w:t>中方申报单位的已有工作基础、研究成果、研究队伍等</w:t>
      </w:r>
      <w:bookmarkEnd w:id="49"/>
    </w:p>
    <w:p w14:paraId="5DBE6DA6">
      <w:pPr>
        <w:pStyle w:val="4"/>
      </w:pPr>
      <w:bookmarkStart w:id="50" w:name="_Toc232545675"/>
      <w:r>
        <w:t>项目牵头单位在该研究方向的前期任务承担及综合绩效评价（验收）情况、相关研究成果</w:t>
      </w:r>
      <w:r>
        <w:rPr>
          <w:rFonts w:hint="eastAsia"/>
        </w:rPr>
        <w:t>等</w:t>
      </w:r>
      <w:bookmarkEnd w:id="50"/>
    </w:p>
    <w:p w14:paraId="6D8151F1">
      <w:pPr>
        <w:pStyle w:val="72"/>
      </w:pPr>
      <w:r>
        <w:t>限</w:t>
      </w:r>
      <w:r>
        <w:rPr>
          <w:rFonts w:hint="eastAsia"/>
        </w:rPr>
        <w:t>8</w:t>
      </w:r>
      <w:r>
        <w:t>00字以内。</w:t>
      </w:r>
    </w:p>
    <w:p w14:paraId="3E2F4C8B">
      <w:pPr>
        <w:pStyle w:val="3"/>
        <w:ind w:firstLine="480"/>
      </w:pPr>
      <w:r>
        <w:rPr>
          <w:rFonts w:hint="eastAsia"/>
        </w:rPr>
        <w:t>中国矿业大学在煤矿</w:t>
      </w:r>
      <w:r>
        <w:t>CO₂/H₂封存领域具备显著的技术积累与平台优势。依托江苏省煤基温室气体减排与资源化利用重点实验室，矿大在CO₂地质封存机理、废弃煤矿封存潜力评价及煤炭地下气化（UCG）协同制氢-封碳等方面形成了系统性研究布局。</w:t>
      </w:r>
    </w:p>
    <w:p w14:paraId="37983355">
      <w:pPr>
        <w:pStyle w:val="3"/>
        <w:ind w:firstLine="480"/>
      </w:pPr>
      <w:r>
        <w:rPr>
          <w:rFonts w:hint="eastAsia"/>
        </w:rPr>
        <w:t>在前期任务承担方面，矿大近年来牵头承担了多项国家级重点科研项目。在国家自然科学基金层面，桑树勋教授主持的“</w:t>
      </w:r>
      <w:r>
        <w:t>CO₂驱煤层气封存多相多组分渗流与封存-增产高效协同机理”项目，聚焦CO₂-ECBM与封存协同机制，是该领域的核心基础研究任务。姚强岭教授主持了“深部矿井地下空间二氧化碳地质封存技术研究”及“煤矿采动空间CO₂地质封存、运移与固定机理研究”等多项科研项目，重点攻关采空区CO₂封存的力学与运移规律。</w:t>
      </w:r>
    </w:p>
    <w:p w14:paraId="64F61E9D">
      <w:pPr>
        <w:pStyle w:val="3"/>
        <w:ind w:firstLine="480"/>
      </w:pPr>
      <w:r>
        <w:rPr>
          <w:rFonts w:hint="eastAsia"/>
        </w:rPr>
        <w:t>在综合绩效评价与验收方面，矿大注重标志性成果产出与理论创新。</w:t>
      </w:r>
      <w:r>
        <w:t>2025年，矿大与江苏地质矿产设计研究院等单位合作，以徐庄煤矿为案例，完成了深部煤层CO₂地质封存稳定性评估与封存量计算，成果发表于《煤炭加工与综合利用》2026年第2期，是项目验收与应用转化的重要依据。</w:t>
      </w:r>
    </w:p>
    <w:p w14:paraId="27F587D3">
      <w:pPr>
        <w:pStyle w:val="3"/>
        <w:ind w:firstLine="480"/>
      </w:pPr>
      <w:r>
        <w:rPr>
          <w:rFonts w:hint="eastAsia"/>
        </w:rPr>
        <w:t>在相关研究成果方面，矿大持续产出高水平论著。理论层面，揭示了深部煤层</w:t>
      </w:r>
      <w:r>
        <w:t>CO₂在不同温压条件下的吸附模式演变规律。在氢能协同领域，依托历史积淀，如“211工程”三期地下气化项目于2012年通过验收，近年持续深化UCG协同制氢-封碳前沿探索，相关成果发表于《煤炭学报》。综上，矿大已形成涵盖基础理论、关键技术到场地验证的全链条研究体系。</w:t>
      </w:r>
    </w:p>
    <w:p w14:paraId="11687FD3">
      <w:pPr>
        <w:pStyle w:val="4"/>
      </w:pPr>
      <w:bookmarkStart w:id="51" w:name="_Toc232545676"/>
      <w:r>
        <w:t>项目负责人的科研水平及主要成果</w:t>
      </w:r>
      <w:bookmarkEnd w:id="51"/>
    </w:p>
    <w:p w14:paraId="70FC70C8">
      <w:pPr>
        <w:pStyle w:val="72"/>
      </w:pPr>
      <w:r>
        <w:t>包括工作简历</w:t>
      </w:r>
      <w:r>
        <w:rPr>
          <w:rFonts w:hint="eastAsia"/>
        </w:rPr>
        <w:t>，</w:t>
      </w:r>
      <w:r>
        <w:t>主要学术或工程技术业绩等</w:t>
      </w:r>
      <w:r>
        <w:rPr>
          <w:rFonts w:hint="eastAsia"/>
        </w:rPr>
        <w:t>（请用列表列出相关的代表性成果5项）（</w:t>
      </w:r>
      <w:r>
        <w:t>限2000字以内</w:t>
      </w:r>
      <w:r>
        <w:rPr>
          <w:rFonts w:hint="eastAsia"/>
        </w:rPr>
        <w:t>）</w:t>
      </w:r>
      <w:r>
        <w:t>。</w:t>
      </w:r>
    </w:p>
    <w:p w14:paraId="0131EB0E">
      <w:pPr>
        <w:pStyle w:val="5"/>
        <w:rPr>
          <w:rFonts w:ascii="Segoe UI" w:hAnsi="Segoe UI"/>
        </w:rPr>
      </w:pPr>
      <w:bookmarkStart w:id="52" w:name="_Toc232421530"/>
      <w:r>
        <w:t>工作简历</w:t>
      </w:r>
      <w:bookmarkEnd w:id="52"/>
    </w:p>
    <w:p w14:paraId="3EFFCD11">
      <w:pPr>
        <w:pStyle w:val="3"/>
        <w:ind w:firstLine="480"/>
      </w:pPr>
      <w:r>
        <w:t>翟翠霞，女，1972年生，博士，现任中国矿业大学矿业工程学院工业工程专业教授。分别于大连外国语大学俄语专业、辽宁工程技术大学企业管理专业、东北大学科学学与创新工程管理专业攻读学士、硕士、博士学位，并分别在清华大学科技哲学博士后流动站、中央财经大学应用经济学博士后流动站从事研究工作，对科技支撑煤炭生产服务与模式创新、中俄国家技术能力开展过系统研究，具有一定的理论功底和丰富的国际科技合作实践经验。自参加工作以来，深度参与钱七虎院士、潘一山院士、矿业大学中俄科技合作，促成并持续深化中国矿业大学与俄罗斯科学院西伯利亚分院矿业研究所、彼尔姆国立研究型理工大学、远东联邦大学等研究机构长期合作和多元合作，是中俄深部岩石力学国际会议主要发起人和组织者之一。</w:t>
      </w:r>
    </w:p>
    <w:p w14:paraId="766ACC48">
      <w:pPr>
        <w:pStyle w:val="5"/>
        <w:rPr>
          <w:rFonts w:ascii="Segoe UI" w:hAnsi="Segoe UI"/>
        </w:rPr>
      </w:pPr>
      <w:bookmarkStart w:id="53" w:name="_Toc232421531"/>
      <w:r>
        <w:t>主要学术或工程技术业绩</w:t>
      </w:r>
      <w:bookmarkEnd w:id="53"/>
    </w:p>
    <w:p w14:paraId="7A2BCE74">
      <w:pPr>
        <w:pStyle w:val="3"/>
        <w:ind w:firstLine="480"/>
      </w:pPr>
      <w:r>
        <w:t>翟翠霞教授在</w:t>
      </w:r>
      <w:ins w:id="289" w:author="DELL" w:date="2026-06-17T09:34:00Z">
        <w:r>
          <w:rPr>
            <w:rFonts w:hint="eastAsia"/>
          </w:rPr>
          <w:t>面向产业</w:t>
        </w:r>
      </w:ins>
      <w:ins w:id="290" w:author="DELL" w:date="2026-06-17T09:35:00Z">
        <w:r>
          <w:rPr>
            <w:rFonts w:hint="eastAsia"/>
          </w:rPr>
          <w:t>需求的</w:t>
        </w:r>
      </w:ins>
      <w:r>
        <w:t>科技创新管理、</w:t>
      </w:r>
      <w:del w:id="291" w:author="DELL" w:date="2026-06-17T09:35:00Z">
        <w:r>
          <w:rPr>
            <w:rFonts w:hint="eastAsia"/>
          </w:rPr>
          <w:delText>科技政策</w:delText>
        </w:r>
      </w:del>
      <w:ins w:id="292" w:author="DELL" w:date="2026-06-17T09:35:00Z">
        <w:r>
          <w:rPr>
            <w:rFonts w:hint="eastAsia"/>
          </w:rPr>
          <w:t>科技支撑的现代生产服务</w:t>
        </w:r>
      </w:ins>
      <w:r>
        <w:t>、</w:t>
      </w:r>
      <w:ins w:id="293" w:author="DELL" w:date="2026-06-17T09:35:00Z">
        <w:r>
          <w:rPr>
            <w:rFonts w:hint="eastAsia"/>
          </w:rPr>
          <w:t>科技教育人才一体化</w:t>
        </w:r>
      </w:ins>
      <w:del w:id="294" w:author="DELL" w:date="2026-06-17T09:35:00Z">
        <w:r>
          <w:rPr/>
          <w:delText>产业经济</w:delText>
        </w:r>
      </w:del>
      <w:r>
        <w:t>及国际科技合作领域成果丰硕，主持国家自然科学基金、国家科技支撑计划、科技部委托项目等10余项，发表学术论文30余篇，获省部级科技奖励8项。其代表性成果如</w:t>
      </w:r>
      <w:r>
        <w:rPr>
          <w:rFonts w:hint="eastAsia"/>
        </w:rPr>
        <w:t>表6所示。</w:t>
      </w:r>
    </w:p>
    <w:p w14:paraId="049A6657">
      <w:pPr>
        <w:pStyle w:val="55"/>
      </w:pPr>
      <w:r>
        <w:rPr>
          <w:rFonts w:hint="eastAsia"/>
        </w:rPr>
        <w:t>项目负责人代表性成果</w:t>
      </w:r>
    </w:p>
    <w:tbl>
      <w:tblPr>
        <w:tblStyle w:val="7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46"/>
        <w:gridCol w:w="3268"/>
        <w:gridCol w:w="5571"/>
      </w:tblGrid>
      <w:tr w14:paraId="4D374E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jc w:val="center"/>
        </w:trPr>
        <w:tc>
          <w:tcPr>
            <w:tcW w:w="0" w:type="auto"/>
            <w:tcBorders>
              <w:bottom w:val="single" w:color="auto" w:sz="6" w:space="0"/>
              <w:insideH w:val="single" w:sz="6" w:space="0"/>
              <w:tl2br w:val="nil"/>
              <w:tr2bl w:val="nil"/>
            </w:tcBorders>
            <w:shd w:val="clear" w:color="auto" w:fill="auto"/>
            <w:vAlign w:val="center"/>
          </w:tcPr>
          <w:p w14:paraId="7D9C3258">
            <w:pPr>
              <w:pStyle w:val="57"/>
              <w:spacing w:before="36" w:after="36"/>
              <w:rPr>
                <w:rFonts w:cs="Times New Roman"/>
                <w:kern w:val="0"/>
                <w:sz w:val="20"/>
              </w:rPr>
            </w:pPr>
            <w:r>
              <w:rPr>
                <w:rFonts w:cs="Times New Roman"/>
                <w:kern w:val="0"/>
                <w:sz w:val="20"/>
              </w:rPr>
              <w:t>序号</w:t>
            </w:r>
          </w:p>
        </w:tc>
        <w:tc>
          <w:tcPr>
            <w:tcW w:w="0" w:type="auto"/>
            <w:tcBorders>
              <w:bottom w:val="single" w:color="auto" w:sz="6" w:space="0"/>
              <w:insideH w:val="single" w:sz="6" w:space="0"/>
              <w:tl2br w:val="nil"/>
              <w:tr2bl w:val="nil"/>
            </w:tcBorders>
            <w:shd w:val="clear" w:color="auto" w:fill="auto"/>
            <w:vAlign w:val="center"/>
          </w:tcPr>
          <w:p w14:paraId="6C44640F">
            <w:pPr>
              <w:pStyle w:val="57"/>
              <w:spacing w:before="36" w:after="36"/>
              <w:rPr>
                <w:rFonts w:cs="Times New Roman"/>
                <w:kern w:val="0"/>
                <w:sz w:val="20"/>
              </w:rPr>
            </w:pPr>
            <w:r>
              <w:rPr>
                <w:rFonts w:cs="Times New Roman"/>
                <w:kern w:val="0"/>
                <w:sz w:val="20"/>
              </w:rPr>
              <w:t>代表性成果</w:t>
            </w:r>
          </w:p>
        </w:tc>
        <w:tc>
          <w:tcPr>
            <w:tcW w:w="0" w:type="auto"/>
            <w:tcBorders>
              <w:bottom w:val="single" w:color="auto" w:sz="6" w:space="0"/>
              <w:insideH w:val="single" w:sz="6" w:space="0"/>
              <w:tl2br w:val="nil"/>
              <w:tr2bl w:val="nil"/>
            </w:tcBorders>
            <w:shd w:val="clear" w:color="auto" w:fill="auto"/>
            <w:vAlign w:val="center"/>
          </w:tcPr>
          <w:p w14:paraId="16BF8AAA">
            <w:pPr>
              <w:pStyle w:val="57"/>
              <w:spacing w:before="36" w:after="36"/>
              <w:rPr>
                <w:rFonts w:cs="Times New Roman"/>
                <w:kern w:val="0"/>
                <w:sz w:val="20"/>
              </w:rPr>
            </w:pPr>
            <w:r>
              <w:rPr>
                <w:rFonts w:cs="Times New Roman"/>
                <w:kern w:val="0"/>
                <w:sz w:val="20"/>
              </w:rPr>
              <w:t>主要内容与学术价值</w:t>
            </w:r>
          </w:p>
        </w:tc>
      </w:tr>
      <w:tr w14:paraId="7659C5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jc w:val="center"/>
        </w:trPr>
        <w:tc>
          <w:tcPr>
            <w:tcW w:w="0" w:type="auto"/>
            <w:shd w:val="clear" w:color="auto" w:fill="auto"/>
            <w:vAlign w:val="center"/>
          </w:tcPr>
          <w:p w14:paraId="5DDC02FC">
            <w:pPr>
              <w:pStyle w:val="57"/>
              <w:spacing w:before="36" w:after="36"/>
              <w:rPr>
                <w:rFonts w:cs="Times New Roman"/>
                <w:kern w:val="0"/>
                <w:sz w:val="20"/>
              </w:rPr>
            </w:pPr>
            <w:r>
              <w:rPr>
                <w:rFonts w:cs="Times New Roman"/>
                <w:kern w:val="0"/>
                <w:sz w:val="20"/>
              </w:rPr>
              <w:t>1</w:t>
            </w:r>
          </w:p>
        </w:tc>
        <w:tc>
          <w:tcPr>
            <w:tcW w:w="0" w:type="auto"/>
            <w:shd w:val="clear" w:color="auto" w:fill="auto"/>
            <w:vAlign w:val="center"/>
          </w:tcPr>
          <w:p w14:paraId="5C6B676B">
            <w:pPr>
              <w:pStyle w:val="57"/>
              <w:spacing w:before="36" w:after="36"/>
              <w:rPr>
                <w:rFonts w:cs="Times New Roman"/>
                <w:kern w:val="0"/>
                <w:sz w:val="20"/>
              </w:rPr>
            </w:pPr>
            <w:r>
              <w:rPr>
                <w:rFonts w:hint="eastAsia" w:cs="Times New Roman"/>
                <w:b/>
                <w:bCs/>
                <w:kern w:val="0"/>
                <w:sz w:val="20"/>
              </w:rPr>
              <w:t>“生产技术问题导向的创新体系研究”</w:t>
            </w:r>
            <w:r>
              <w:rPr>
                <w:rFonts w:hint="eastAsia" w:cs="Times New Roman"/>
                <w:kern w:val="0"/>
                <w:sz w:val="20"/>
              </w:rPr>
              <w:t>（《科技进步与对策》，</w:t>
            </w:r>
            <w:r>
              <w:rPr>
                <w:rFonts w:cs="Times New Roman"/>
                <w:kern w:val="0"/>
                <w:sz w:val="20"/>
              </w:rPr>
              <w:t>2017</w:t>
            </w:r>
            <w:r>
              <w:rPr>
                <w:rFonts w:hint="eastAsia" w:cs="Times New Roman"/>
                <w:kern w:val="0"/>
                <w:sz w:val="20"/>
              </w:rPr>
              <w:t>年，第</w:t>
            </w:r>
            <w:r>
              <w:rPr>
                <w:rFonts w:cs="Times New Roman"/>
                <w:kern w:val="0"/>
                <w:sz w:val="20"/>
              </w:rPr>
              <w:t>34</w:t>
            </w:r>
            <w:r>
              <w:rPr>
                <w:rFonts w:hint="eastAsia" w:cs="Times New Roman"/>
                <w:kern w:val="0"/>
                <w:sz w:val="20"/>
              </w:rPr>
              <w:t>卷第</w:t>
            </w:r>
            <w:r>
              <w:rPr>
                <w:rFonts w:cs="Times New Roman"/>
                <w:kern w:val="0"/>
                <w:sz w:val="20"/>
              </w:rPr>
              <w:t>10</w:t>
            </w:r>
            <w:r>
              <w:rPr>
                <w:rFonts w:hint="eastAsia" w:cs="Times New Roman"/>
                <w:kern w:val="0"/>
                <w:sz w:val="20"/>
              </w:rPr>
              <w:t>期，共同第一作者）</w:t>
            </w:r>
          </w:p>
        </w:tc>
        <w:tc>
          <w:tcPr>
            <w:tcW w:w="0" w:type="auto"/>
            <w:shd w:val="clear" w:color="auto" w:fill="auto"/>
            <w:vAlign w:val="center"/>
          </w:tcPr>
          <w:p w14:paraId="1F6B66F7">
            <w:pPr>
              <w:pStyle w:val="57"/>
              <w:spacing w:before="36" w:after="36"/>
              <w:rPr>
                <w:rFonts w:cs="Times New Roman"/>
                <w:kern w:val="0"/>
                <w:sz w:val="20"/>
              </w:rPr>
            </w:pPr>
            <w:r>
              <w:rPr>
                <w:rFonts w:hint="eastAsia" w:cs="Times New Roman"/>
                <w:kern w:val="0"/>
                <w:sz w:val="20"/>
              </w:rPr>
              <w:t>基于问题导向的科学研究方法论，设计了以信息技术为支撑、以生产技术问题为导向的应用创新组织管理体系和创新资助体系，提出生产技术问题全面扫描机制、科学知识管理体系和创新基金“众筹”机制等三个关键环节。该成果为构建高效集成创新资源、密切科技创新与产业发展关系提供了理论框架，具有支撑本项目“科学实验数据</w:t>
            </w:r>
            <w:r>
              <w:rPr>
                <w:rFonts w:cs="Times New Roman"/>
                <w:kern w:val="0"/>
                <w:sz w:val="20"/>
              </w:rPr>
              <w:t>-</w:t>
            </w:r>
            <w:r>
              <w:rPr>
                <w:rFonts w:hint="eastAsia" w:cs="Times New Roman"/>
                <w:kern w:val="0"/>
                <w:sz w:val="20"/>
              </w:rPr>
              <w:t>知识</w:t>
            </w:r>
            <w:r>
              <w:rPr>
                <w:rFonts w:cs="Times New Roman"/>
                <w:kern w:val="0"/>
                <w:sz w:val="20"/>
              </w:rPr>
              <w:t>-</w:t>
            </w:r>
            <w:r>
              <w:rPr>
                <w:rFonts w:hint="eastAsia" w:cs="Times New Roman"/>
                <w:kern w:val="0"/>
                <w:sz w:val="20"/>
              </w:rPr>
              <w:t>决策”链条的构建思路。</w:t>
            </w:r>
          </w:p>
        </w:tc>
      </w:tr>
      <w:tr w14:paraId="73A655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jc w:val="center"/>
        </w:trPr>
        <w:tc>
          <w:tcPr>
            <w:tcW w:w="0" w:type="auto"/>
            <w:shd w:val="clear" w:color="auto" w:fill="auto"/>
            <w:vAlign w:val="center"/>
          </w:tcPr>
          <w:p w14:paraId="6CEF53EC">
            <w:pPr>
              <w:pStyle w:val="57"/>
              <w:spacing w:before="36" w:after="36"/>
              <w:rPr>
                <w:rFonts w:cs="Times New Roman"/>
                <w:kern w:val="0"/>
                <w:sz w:val="20"/>
              </w:rPr>
            </w:pPr>
            <w:r>
              <w:rPr>
                <w:rFonts w:cs="Times New Roman"/>
                <w:kern w:val="0"/>
                <w:sz w:val="20"/>
              </w:rPr>
              <w:t>2</w:t>
            </w:r>
          </w:p>
        </w:tc>
        <w:tc>
          <w:tcPr>
            <w:tcW w:w="0" w:type="auto"/>
            <w:shd w:val="clear" w:color="auto" w:fill="auto"/>
            <w:vAlign w:val="center"/>
          </w:tcPr>
          <w:p w14:paraId="347384A3">
            <w:pPr>
              <w:pStyle w:val="57"/>
              <w:spacing w:before="36" w:after="36"/>
              <w:rPr>
                <w:rFonts w:cs="Times New Roman"/>
                <w:kern w:val="0"/>
                <w:sz w:val="20"/>
              </w:rPr>
            </w:pPr>
            <w:r>
              <w:rPr>
                <w:rFonts w:hint="eastAsia" w:cs="Times New Roman"/>
                <w:b/>
                <w:bCs/>
                <w:kern w:val="0"/>
                <w:sz w:val="20"/>
              </w:rPr>
              <w:t>“强化科技创新主体科普供给：理论依据与政策思路”</w:t>
            </w:r>
            <w:r>
              <w:rPr>
                <w:rFonts w:hint="eastAsia" w:cs="Times New Roman"/>
                <w:kern w:val="0"/>
                <w:sz w:val="20"/>
              </w:rPr>
              <w:t>（《科普研究》，</w:t>
            </w:r>
            <w:r>
              <w:rPr>
                <w:rFonts w:cs="Times New Roman"/>
                <w:kern w:val="0"/>
                <w:sz w:val="20"/>
              </w:rPr>
              <w:t>2022</w:t>
            </w:r>
            <w:r>
              <w:rPr>
                <w:rFonts w:hint="eastAsia" w:cs="Times New Roman"/>
                <w:kern w:val="0"/>
                <w:sz w:val="20"/>
              </w:rPr>
              <w:t>年，第</w:t>
            </w:r>
            <w:r>
              <w:rPr>
                <w:rFonts w:cs="Times New Roman"/>
                <w:kern w:val="0"/>
                <w:sz w:val="20"/>
              </w:rPr>
              <w:t>17</w:t>
            </w:r>
            <w:r>
              <w:rPr>
                <w:rFonts w:hint="eastAsia" w:cs="Times New Roman"/>
                <w:kern w:val="0"/>
                <w:sz w:val="20"/>
              </w:rPr>
              <w:t>卷第</w:t>
            </w:r>
            <w:r>
              <w:rPr>
                <w:rFonts w:cs="Times New Roman"/>
                <w:kern w:val="0"/>
                <w:sz w:val="20"/>
              </w:rPr>
              <w:t>6</w:t>
            </w:r>
            <w:r>
              <w:rPr>
                <w:rFonts w:hint="eastAsia" w:cs="Times New Roman"/>
                <w:kern w:val="0"/>
                <w:sz w:val="20"/>
              </w:rPr>
              <w:t>期，共同第一作者）</w:t>
            </w:r>
          </w:p>
        </w:tc>
        <w:tc>
          <w:tcPr>
            <w:tcW w:w="0" w:type="auto"/>
            <w:shd w:val="clear" w:color="auto" w:fill="auto"/>
            <w:vAlign w:val="center"/>
          </w:tcPr>
          <w:p w14:paraId="4EB43D73">
            <w:pPr>
              <w:pStyle w:val="57"/>
              <w:spacing w:before="36" w:after="36"/>
              <w:rPr>
                <w:rFonts w:cs="Times New Roman"/>
                <w:kern w:val="0"/>
                <w:sz w:val="20"/>
              </w:rPr>
            </w:pPr>
            <w:r>
              <w:rPr>
                <w:rFonts w:hint="eastAsia" w:cs="Times New Roman"/>
                <w:kern w:val="0"/>
                <w:sz w:val="20"/>
              </w:rPr>
              <w:t>构建了以科技工作者为核心的科普组织实施概念模型，提出新时期强化科技创新主体科普供给的三层递进含义，系统阐释了历史逻辑、理论逻辑、法律与政策逻辑、现实逻辑。该成果为国际科技合作中的知识传播、学术共同体建设及面向科技成果转化技术转移的科普平台搭建提供了理论依据，支撑本项目数字化平台的知识沉淀与共享机制设计。</w:t>
            </w:r>
          </w:p>
        </w:tc>
      </w:tr>
      <w:tr w14:paraId="4227AF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jc w:val="center"/>
        </w:trPr>
        <w:tc>
          <w:tcPr>
            <w:tcW w:w="0" w:type="auto"/>
            <w:shd w:val="clear" w:color="auto" w:fill="auto"/>
            <w:vAlign w:val="center"/>
          </w:tcPr>
          <w:p w14:paraId="4F2F7D5E">
            <w:pPr>
              <w:pStyle w:val="57"/>
              <w:spacing w:before="36" w:after="36"/>
              <w:rPr>
                <w:rFonts w:cs="Times New Roman"/>
                <w:kern w:val="0"/>
                <w:sz w:val="20"/>
              </w:rPr>
            </w:pPr>
            <w:r>
              <w:rPr>
                <w:rFonts w:cs="Times New Roman"/>
                <w:kern w:val="0"/>
                <w:sz w:val="20"/>
              </w:rPr>
              <w:t>3</w:t>
            </w:r>
          </w:p>
        </w:tc>
        <w:tc>
          <w:tcPr>
            <w:tcW w:w="0" w:type="auto"/>
            <w:shd w:val="clear" w:color="auto" w:fill="auto"/>
            <w:vAlign w:val="center"/>
          </w:tcPr>
          <w:p w14:paraId="66431B41">
            <w:pPr>
              <w:pStyle w:val="57"/>
              <w:spacing w:before="36" w:after="36"/>
              <w:rPr>
                <w:rFonts w:cs="Times New Roman"/>
                <w:kern w:val="0"/>
                <w:sz w:val="20"/>
              </w:rPr>
            </w:pPr>
            <w:r>
              <w:rPr>
                <w:rFonts w:hint="eastAsia" w:cs="Times New Roman"/>
                <w:b/>
                <w:bCs/>
                <w:kern w:val="0"/>
                <w:sz w:val="20"/>
              </w:rPr>
              <w:t>“大型煤炭基地矿业组合服务模式与技术研究及应用示范”</w:t>
            </w:r>
          </w:p>
          <w:p w14:paraId="6BE9596F">
            <w:pPr>
              <w:pStyle w:val="57"/>
              <w:spacing w:before="36" w:after="36"/>
              <w:rPr>
                <w:rFonts w:cs="Times New Roman"/>
                <w:kern w:val="0"/>
                <w:sz w:val="20"/>
              </w:rPr>
            </w:pPr>
            <w:r>
              <w:rPr>
                <w:rFonts w:hint="eastAsia" w:cs="Times New Roman"/>
                <w:kern w:val="0"/>
                <w:sz w:val="20"/>
              </w:rPr>
              <w:t>中国煤炭工业协会科技进步二等奖</w:t>
            </w:r>
            <w:r>
              <w:rPr>
                <w:rFonts w:cs="Times New Roman"/>
                <w:kern w:val="0"/>
                <w:sz w:val="20"/>
              </w:rPr>
              <w:t>2018.01</w:t>
            </w:r>
          </w:p>
        </w:tc>
        <w:tc>
          <w:tcPr>
            <w:tcW w:w="0" w:type="auto"/>
            <w:shd w:val="clear" w:color="auto" w:fill="auto"/>
            <w:vAlign w:val="center"/>
          </w:tcPr>
          <w:p w14:paraId="7218F2CE">
            <w:pPr>
              <w:pStyle w:val="57"/>
              <w:spacing w:before="36" w:after="36"/>
              <w:rPr>
                <w:rFonts w:cs="Times New Roman"/>
                <w:kern w:val="0"/>
                <w:sz w:val="20"/>
              </w:rPr>
            </w:pPr>
            <w:r>
              <w:rPr>
                <w:rFonts w:hint="eastAsia" w:cs="Times New Roman"/>
                <w:kern w:val="0"/>
                <w:sz w:val="20"/>
              </w:rPr>
              <w:t>针对大型煤炭基地精益化开采需求，进一步放大产业链创新链链长的创新外溢效应，发展以科技为支撑、以“互联网+专业化服务”为抓手的高质量生产服务业提供参考，系统研究矿业组合服务的模式设计、技术集成与平台构建，提出涵盖资源勘查、安全开采、生态修复全链条的矿业组合服务解决方案。成果在多个大型煤炭基地应用示范，提升了矿业服务专业化水平和资源综合利用效率，为矿山行业从单一生产向综合服务转型提供了技术路径。该研究在复杂矿业系统工程组织、数字化平台构建、多场景技术集成等方面积累了研究基础，为本项目</w:t>
            </w:r>
            <w:r>
              <w:rPr>
                <w:rFonts w:cs="Times New Roman"/>
                <w:kern w:val="0"/>
                <w:sz w:val="20"/>
              </w:rPr>
              <w:t>提供了可直接迁移的方法论框架、示范网络基础与跨主体协同经验，是支撑本次国际合作顺利实施的重要本土实践基础。</w:t>
            </w:r>
          </w:p>
        </w:tc>
      </w:tr>
      <w:tr w14:paraId="0B241A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jc w:val="center"/>
        </w:trPr>
        <w:tc>
          <w:tcPr>
            <w:tcW w:w="0" w:type="auto"/>
            <w:shd w:val="clear" w:color="auto" w:fill="auto"/>
            <w:vAlign w:val="center"/>
          </w:tcPr>
          <w:p w14:paraId="079281D6">
            <w:pPr>
              <w:pStyle w:val="57"/>
              <w:spacing w:before="36" w:after="36"/>
              <w:rPr>
                <w:rFonts w:cs="Times New Roman"/>
                <w:kern w:val="0"/>
                <w:sz w:val="20"/>
              </w:rPr>
            </w:pPr>
            <w:r>
              <w:rPr>
                <w:rFonts w:cs="Times New Roman"/>
                <w:kern w:val="0"/>
                <w:sz w:val="20"/>
              </w:rPr>
              <w:t>4</w:t>
            </w:r>
          </w:p>
        </w:tc>
        <w:tc>
          <w:tcPr>
            <w:tcW w:w="0" w:type="auto"/>
            <w:shd w:val="clear" w:color="auto" w:fill="auto"/>
            <w:vAlign w:val="center"/>
          </w:tcPr>
          <w:p w14:paraId="4CE294AB">
            <w:pPr>
              <w:pStyle w:val="57"/>
              <w:spacing w:before="36" w:after="36"/>
              <w:rPr>
                <w:rFonts w:cs="Times New Roman"/>
                <w:b/>
                <w:bCs/>
                <w:kern w:val="0"/>
                <w:sz w:val="20"/>
              </w:rPr>
            </w:pPr>
            <w:r>
              <w:rPr>
                <w:rFonts w:hint="eastAsia" w:cs="Times New Roman"/>
                <w:b/>
                <w:bCs/>
                <w:kern w:val="0"/>
                <w:sz w:val="20"/>
              </w:rPr>
              <w:t>“校企协同培养应用创新型人才研究与实践”</w:t>
            </w:r>
          </w:p>
          <w:p w14:paraId="1A8BAC56">
            <w:pPr>
              <w:pStyle w:val="57"/>
              <w:spacing w:before="36" w:after="36"/>
              <w:rPr>
                <w:rFonts w:cs="Times New Roman"/>
                <w:kern w:val="0"/>
                <w:sz w:val="20"/>
              </w:rPr>
            </w:pPr>
            <w:r>
              <w:rPr>
                <w:rFonts w:hint="eastAsia" w:cs="Times New Roman"/>
                <w:kern w:val="0"/>
                <w:sz w:val="20"/>
              </w:rPr>
              <w:t>国家教学成果二等奖，</w:t>
            </w:r>
            <w:r>
              <w:rPr>
                <w:rFonts w:cs="Times New Roman"/>
                <w:kern w:val="0"/>
                <w:sz w:val="20"/>
              </w:rPr>
              <w:t>2014.09</w:t>
            </w:r>
          </w:p>
        </w:tc>
        <w:tc>
          <w:tcPr>
            <w:tcW w:w="0" w:type="auto"/>
            <w:shd w:val="clear" w:color="auto" w:fill="auto"/>
            <w:vAlign w:val="center"/>
          </w:tcPr>
          <w:p w14:paraId="7B5F1E8E">
            <w:pPr>
              <w:pStyle w:val="57"/>
              <w:spacing w:before="36" w:after="36"/>
              <w:rPr>
                <w:rFonts w:cs="Times New Roman"/>
                <w:kern w:val="0"/>
                <w:sz w:val="20"/>
              </w:rPr>
            </w:pPr>
            <w:r>
              <w:rPr>
                <w:rFonts w:hint="eastAsia" w:cs="Times New Roman"/>
                <w:kern w:val="0"/>
                <w:sz w:val="20"/>
              </w:rPr>
              <w:t>针对高等教育人才培养与产业需求脱节问题，系统构建“校企协同、产教融合”的应用创新型人才培养模式。研究提出“以生产技术问题为导向”的人才培养理念，设计“高校</w:t>
            </w:r>
            <w:r>
              <w:rPr>
                <w:rFonts w:cs="Times New Roman"/>
                <w:kern w:val="0"/>
                <w:sz w:val="20"/>
              </w:rPr>
              <w:t>-</w:t>
            </w:r>
            <w:r>
              <w:rPr>
                <w:rFonts w:hint="eastAsia" w:cs="Times New Roman"/>
                <w:kern w:val="0"/>
                <w:sz w:val="20"/>
              </w:rPr>
              <w:t>企业</w:t>
            </w:r>
            <w:r>
              <w:rPr>
                <w:rFonts w:cs="Times New Roman"/>
                <w:kern w:val="0"/>
                <w:sz w:val="20"/>
              </w:rPr>
              <w:t>-</w:t>
            </w:r>
            <w:r>
              <w:rPr>
                <w:rFonts w:hint="eastAsia" w:cs="Times New Roman"/>
                <w:kern w:val="0"/>
                <w:sz w:val="20"/>
              </w:rPr>
              <w:t>科研院所”三方协同的育人机制，建立“课程教学</w:t>
            </w:r>
            <w:r>
              <w:rPr>
                <w:rFonts w:cs="Times New Roman"/>
                <w:kern w:val="0"/>
                <w:sz w:val="20"/>
              </w:rPr>
              <w:t>-</w:t>
            </w:r>
            <w:r>
              <w:rPr>
                <w:rFonts w:hint="eastAsia" w:cs="Times New Roman"/>
                <w:kern w:val="0"/>
                <w:sz w:val="20"/>
              </w:rPr>
              <w:t>科研训练</w:t>
            </w:r>
            <w:r>
              <w:rPr>
                <w:rFonts w:cs="Times New Roman"/>
                <w:kern w:val="0"/>
                <w:sz w:val="20"/>
              </w:rPr>
              <w:t>-</w:t>
            </w:r>
            <w:r>
              <w:rPr>
                <w:rFonts w:hint="eastAsia" w:cs="Times New Roman"/>
                <w:kern w:val="0"/>
                <w:sz w:val="20"/>
              </w:rPr>
              <w:t>工程实践”一体化培养体系。该模式同样适用于科技教育人才一体化发展新质生产力的本质要求，尤其为依托国际科技项目合作，打造技术创新+卓越人才培养模式，具有借鉴意义。</w:t>
            </w:r>
          </w:p>
        </w:tc>
      </w:tr>
      <w:tr w14:paraId="064CCB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jc w:val="center"/>
        </w:trPr>
        <w:tc>
          <w:tcPr>
            <w:tcW w:w="0" w:type="auto"/>
            <w:shd w:val="clear" w:color="auto" w:fill="auto"/>
            <w:vAlign w:val="center"/>
          </w:tcPr>
          <w:p w14:paraId="03097212">
            <w:pPr>
              <w:pStyle w:val="57"/>
              <w:spacing w:before="36" w:after="36"/>
              <w:rPr>
                <w:rFonts w:cs="Times New Roman"/>
                <w:kern w:val="0"/>
                <w:sz w:val="20"/>
              </w:rPr>
            </w:pPr>
            <w:r>
              <w:rPr>
                <w:rFonts w:cs="Times New Roman"/>
                <w:kern w:val="0"/>
                <w:sz w:val="20"/>
              </w:rPr>
              <w:t>5</w:t>
            </w:r>
          </w:p>
        </w:tc>
        <w:tc>
          <w:tcPr>
            <w:tcW w:w="0" w:type="auto"/>
            <w:shd w:val="clear" w:color="auto" w:fill="auto"/>
            <w:vAlign w:val="center"/>
          </w:tcPr>
          <w:p w14:paraId="1C69D93C">
            <w:pPr>
              <w:pStyle w:val="57"/>
              <w:spacing w:before="36" w:after="36"/>
              <w:rPr>
                <w:rFonts w:cs="Times New Roman"/>
                <w:kern w:val="0"/>
                <w:sz w:val="20"/>
              </w:rPr>
            </w:pPr>
            <w:r>
              <w:rPr>
                <w:rFonts w:hint="eastAsia" w:cs="Times New Roman"/>
                <w:kern w:val="0"/>
                <w:sz w:val="20"/>
              </w:rPr>
              <w:t>一种用于防治矿井突水分层负碳注浆方法（专利</w:t>
            </w:r>
            <w:r>
              <w:rPr>
                <w:rFonts w:cs="Times New Roman"/>
                <w:kern w:val="0"/>
                <w:sz w:val="20"/>
              </w:rPr>
              <w:t xml:space="preserve">2025-10-31， </w:t>
            </w:r>
            <w:r>
              <w:rPr>
                <w:rFonts w:hint="eastAsia" w:cs="Times New Roman"/>
                <w:kern w:val="0"/>
                <w:sz w:val="20"/>
              </w:rPr>
              <w:t>中国</w:t>
            </w:r>
            <w:r>
              <w:rPr>
                <w:rFonts w:cs="Times New Roman"/>
                <w:kern w:val="0"/>
                <w:sz w:val="20"/>
              </w:rPr>
              <w:t>， ZL202511212858.9</w:t>
            </w:r>
            <w:r>
              <w:rPr>
                <w:rFonts w:hint="eastAsia" w:cs="Times New Roman"/>
                <w:kern w:val="0"/>
                <w:sz w:val="20"/>
              </w:rPr>
              <w:t>）</w:t>
            </w:r>
          </w:p>
        </w:tc>
        <w:tc>
          <w:tcPr>
            <w:tcW w:w="0" w:type="auto"/>
            <w:shd w:val="clear" w:color="auto" w:fill="auto"/>
            <w:vAlign w:val="center"/>
          </w:tcPr>
          <w:p w14:paraId="23BF8B39">
            <w:pPr>
              <w:pStyle w:val="57"/>
              <w:spacing w:before="36" w:after="36"/>
              <w:rPr>
                <w:rFonts w:cs="Times New Roman"/>
                <w:kern w:val="0"/>
                <w:sz w:val="20"/>
              </w:rPr>
            </w:pPr>
            <w:r>
              <w:rPr>
                <w:rFonts w:hint="eastAsia" w:cs="Times New Roman"/>
                <w:kern w:val="0"/>
                <w:sz w:val="20"/>
              </w:rPr>
              <w:t>针对矿井突水灾害防治与碳封存协同需求，发明一种分层负碳注浆方法。该方法通过将</w:t>
            </w:r>
            <w:r>
              <w:rPr>
                <w:rFonts w:cs="Times New Roman"/>
                <w:kern w:val="0"/>
                <w:sz w:val="20"/>
              </w:rPr>
              <w:t>CO₂</w:t>
            </w:r>
            <w:r>
              <w:rPr>
                <w:rFonts w:hint="eastAsia" w:cs="Times New Roman"/>
                <w:kern w:val="0"/>
                <w:sz w:val="20"/>
              </w:rPr>
              <w:t>封存材料与注浆技术相结合，在防治矿井突水的同时实现</w:t>
            </w:r>
            <w:r>
              <w:rPr>
                <w:rFonts w:cs="Times New Roman"/>
                <w:kern w:val="0"/>
                <w:sz w:val="20"/>
              </w:rPr>
              <w:t>CO₂</w:t>
            </w:r>
            <w:r>
              <w:rPr>
                <w:rFonts w:hint="eastAsia" w:cs="Times New Roman"/>
                <w:kern w:val="0"/>
                <w:sz w:val="20"/>
              </w:rPr>
              <w:t>的地质封存，形成安全</w:t>
            </w:r>
            <w:r>
              <w:rPr>
                <w:rFonts w:cs="Times New Roman"/>
                <w:kern w:val="0"/>
                <w:sz w:val="20"/>
              </w:rPr>
              <w:t>-</w:t>
            </w:r>
            <w:r>
              <w:rPr>
                <w:rFonts w:hint="eastAsia" w:cs="Times New Roman"/>
                <w:kern w:val="0"/>
                <w:sz w:val="20"/>
              </w:rPr>
              <w:t>环保双重效益。技术核心包括：分层注浆工艺设计，实现不同岩层条件下的精准注浆；负碳材料配比优化，确保</w:t>
            </w:r>
            <w:r>
              <w:rPr>
                <w:rFonts w:cs="Times New Roman"/>
                <w:kern w:val="0"/>
                <w:sz w:val="20"/>
              </w:rPr>
              <w:t>CO₂</w:t>
            </w:r>
            <w:r>
              <w:rPr>
                <w:rFonts w:hint="eastAsia" w:cs="Times New Roman"/>
                <w:kern w:val="0"/>
                <w:sz w:val="20"/>
              </w:rPr>
              <w:t>封存稳定性与耐久性；注浆</w:t>
            </w:r>
            <w:r>
              <w:rPr>
                <w:rFonts w:cs="Times New Roman"/>
                <w:kern w:val="0"/>
                <w:sz w:val="20"/>
              </w:rPr>
              <w:t>-</w:t>
            </w:r>
            <w:r>
              <w:rPr>
                <w:rFonts w:hint="eastAsia" w:cs="Times New Roman"/>
                <w:kern w:val="0"/>
                <w:sz w:val="20"/>
              </w:rPr>
              <w:t>封存一体化监测，保障工程安全与碳封存效果。矿大团队这项成果，属于本研究中一种地下空间类型。</w:t>
            </w:r>
          </w:p>
        </w:tc>
      </w:tr>
    </w:tbl>
    <w:p w14:paraId="4B2A6CEA">
      <w:pPr>
        <w:pStyle w:val="5"/>
      </w:pPr>
      <w:bookmarkStart w:id="54" w:name="_Toc232421532"/>
      <w:r>
        <w:t>与项目相关的科研水平说明</w:t>
      </w:r>
      <w:bookmarkEnd w:id="54"/>
    </w:p>
    <w:p w14:paraId="7B30E31F">
      <w:pPr>
        <w:pStyle w:val="3"/>
        <w:ind w:firstLine="480"/>
      </w:pPr>
      <w:r>
        <w:t>翟翠霞教授学术背景与项目需求契合：一是俄语语言优势，矿业专业俄语基础丰厚，具备直接与俄方团队深度沟通的能力，是推动中俄双方团队深入协同、深化研究的首位责任人；二是科技服务业专长，长期从事科技成果转化应用模式研究，熟悉国际科技合作机制设计与科技项目管理模式、科技支撑发展新质生产力的机理与路径、数据价值理论等。三是产业经济研究基础，对煤炭行业生产服务业有深入实证研究，理解矿山行业转型需求；四是丰富的国际合作组织经验，自2010年起持续推动中俄科技合作，熟悉金砖国家合作框架及项目运作规则。本次作为矿大深部岩石力学与地下空间开发利用研究团队成员，牵头联合中俄伊三方团队，围绕“多类型地下空间存储CO₂/H₂关键技术与AI数字化平台开发”目标，开展协同创新，为金砖国家多边科技合作提供示范。</w:t>
      </w:r>
    </w:p>
    <w:p w14:paraId="1D86217D">
      <w:pPr>
        <w:pStyle w:val="4"/>
      </w:pPr>
      <w:bookmarkStart w:id="55" w:name="_Toc232545677"/>
      <w:r>
        <w:t>项目牵头单位相关科研条件支撑状况</w:t>
      </w:r>
      <w:bookmarkEnd w:id="55"/>
    </w:p>
    <w:p w14:paraId="3DBF6A63">
      <w:pPr>
        <w:pStyle w:val="72"/>
      </w:pPr>
      <w:r>
        <w:t>包括依托</w:t>
      </w:r>
      <w:r>
        <w:rPr>
          <w:rFonts w:hint="eastAsia"/>
        </w:rPr>
        <w:t>国家实验室、全国重点实验室</w:t>
      </w:r>
      <w:r>
        <w:t>、国家工程（技术）中心、国家重大科研基础设施（含大型仪器设备）</w:t>
      </w:r>
      <w:r>
        <w:rPr>
          <w:rFonts w:hint="eastAsia"/>
        </w:rPr>
        <w:t>、</w:t>
      </w:r>
      <w:r>
        <w:t>国际科技合作基地等情况</w:t>
      </w:r>
      <w:r>
        <w:rPr>
          <w:rFonts w:hint="eastAsia"/>
        </w:rPr>
        <w:t>（</w:t>
      </w:r>
      <w:r>
        <w:t>限</w:t>
      </w:r>
      <w:r>
        <w:rPr>
          <w:rFonts w:hint="eastAsia"/>
        </w:rPr>
        <w:t>8</w:t>
      </w:r>
      <w:r>
        <w:t>00字以内</w:t>
      </w:r>
      <w:r>
        <w:rPr>
          <w:rFonts w:hint="eastAsia"/>
        </w:rPr>
        <w:t>）</w:t>
      </w:r>
      <w:r>
        <w:t>。</w:t>
      </w:r>
    </w:p>
    <w:p w14:paraId="29871076">
      <w:pPr>
        <w:pStyle w:val="3"/>
        <w:ind w:firstLine="480"/>
      </w:pPr>
      <w:r>
        <w:rPr>
          <w:rFonts w:hint="eastAsia"/>
        </w:rPr>
        <w:t>申请人所在单位的矿业工程学科为国家“双一流”建设学科，具有“煤炭精细勘探与智能开发全国重点实验室”、“深地工程智能建造与健康运维全国重点实验室”和“现代分析与计算中心”等重要科研平台，具备项目实施所需的先进实验设备和相关测试分析仪器，同时，煤炭精细勘探与智能开发全国重点实验室矿山模拟计算中心可为项目研究相关数值计算分析提供所需的工作站与数值计算软件。依托单位具备的实验条件主要包括：</w:t>
      </w:r>
    </w:p>
    <w:p w14:paraId="3D8F58A2">
      <w:pPr>
        <w:pStyle w:val="3"/>
        <w:ind w:firstLine="480"/>
      </w:pPr>
      <w:r>
        <w:rPr>
          <w:rFonts w:hint="eastAsia"/>
        </w:rPr>
        <w:t>（1）CO</w:t>
      </w:r>
      <w:r>
        <w:rPr>
          <w:rFonts w:cs="Cambria Math"/>
        </w:rPr>
        <w:t>₂</w:t>
      </w:r>
      <w:r>
        <w:rPr>
          <w:rFonts w:hint="eastAsia"/>
        </w:rPr>
        <w:t>矿化反应实验平台。本实验平台为CO</w:t>
      </w:r>
      <w:r>
        <w:rPr>
          <w:rFonts w:cs="Cambria Math"/>
        </w:rPr>
        <w:t>₂</w:t>
      </w:r>
      <w:r>
        <w:rPr>
          <w:rFonts w:hint="eastAsia"/>
        </w:rPr>
        <w:t>吸收与矿化一体化反应实验系统，主要由增压系统、模型系统、样品真空控温装置、注入系统、计量监测系统、数据采集处理系统及辅助系统等部分组成。可以进行多场耦合条件下矿化固碳实验。模型压力：≥50MPa；耐温：室温~500度；注气系统：双缸恒速恒压注入，流量在0.001ml/min~10 ml/min区间可任意调节。</w:t>
      </w:r>
    </w:p>
    <w:p w14:paraId="3F48098E">
      <w:pPr>
        <w:pStyle w:val="3"/>
        <w:ind w:firstLine="480"/>
      </w:pPr>
      <w:r>
        <w:rPr>
          <w:rFonts w:hint="eastAsia"/>
        </w:rPr>
        <w:t>（2）矿化反应测试与表征平台。本平台包括Bruker D8 Advancei 型X射线衍射仪、Bruker S8 Tiger 型X射线荧光光谱仪、Xradia 510 Versa 型X射线显微成像系统、Bruker Vertex 80v 傅里叶变换红外光谱仪、Tescan Gaia3 Xmh型电子束双束显微系统、MacroMR12-150H-I型低温高压核磁共振系统（具备任意角度二维多层同时扫描成像功能/多层同时采集功能，常规条件下孔隙度与孔径分布测量）、计算机断层扫描CT系统（具备亚微米至微米级空间分辨率，分辨率≤0.6um，样品整体成像分辨率≤12.5um）。</w:t>
      </w:r>
    </w:p>
    <w:p w14:paraId="49A36A19">
      <w:pPr>
        <w:pStyle w:val="3"/>
        <w:ind w:firstLine="480"/>
      </w:pPr>
      <w:r>
        <w:rPr>
          <w:rFonts w:hint="eastAsia"/>
        </w:rPr>
        <w:t>（</w:t>
      </w:r>
      <w:r>
        <w:t>3）数值模拟软件</w:t>
      </w:r>
      <w:r>
        <w:rPr>
          <w:rFonts w:hint="eastAsia"/>
        </w:rPr>
        <w:t>。</w:t>
      </w:r>
      <w:r>
        <w:t>依托现代分析与计算中心，</w:t>
      </w:r>
      <w:r>
        <w:rPr>
          <w:rFonts w:hint="eastAsia"/>
        </w:rPr>
        <w:t>学校</w:t>
      </w:r>
      <w:r>
        <w:t>配置COMSOL多物理场仿真软件和VGStudio Max三维可视化软件，可开展CO₂/H₂封存过程中热-流-固-化学多场耦合数值模拟、孔隙结构三维重建与渗流模拟，以及数字</w:t>
      </w:r>
      <w:r>
        <w:rPr>
          <w:rFonts w:hint="eastAsia"/>
        </w:rPr>
        <w:t>化重构</w:t>
      </w:r>
      <w:r>
        <w:t>平台原型验证，支撑项目数据-模型混合驱动的智能评估模型构建任务。</w:t>
      </w:r>
    </w:p>
    <w:p w14:paraId="3F55C497">
      <w:pPr>
        <w:pStyle w:val="2"/>
        <w:spacing w:before="240"/>
      </w:pPr>
      <w:bookmarkStart w:id="56" w:name="_Toc232545678"/>
      <w:r>
        <w:t>中方参与单位、团队的选择原因及其优势</w:t>
      </w:r>
      <w:bookmarkEnd w:id="56"/>
    </w:p>
    <w:p w14:paraId="586399CA">
      <w:pPr>
        <w:pStyle w:val="72"/>
      </w:pPr>
      <w:r>
        <w:t>限</w:t>
      </w:r>
      <w:r>
        <w:rPr>
          <w:rFonts w:hint="eastAsia"/>
        </w:rPr>
        <w:t>8</w:t>
      </w:r>
      <w:r>
        <w:t>00字以内</w:t>
      </w:r>
    </w:p>
    <w:p w14:paraId="465E1890">
      <w:pPr>
        <w:pStyle w:val="3"/>
        <w:ind w:firstLine="480"/>
      </w:pPr>
      <w:r>
        <w:rPr>
          <w:rFonts w:hint="eastAsia"/>
        </w:rPr>
        <w:t>项目中方参与单位有辽宁大学和煤炭科学研究总院有限公司。</w:t>
      </w:r>
    </w:p>
    <w:p w14:paraId="22E13849">
      <w:pPr>
        <w:pStyle w:val="3"/>
        <w:ind w:firstLine="480"/>
      </w:pPr>
      <w:r>
        <w:rPr>
          <w:rFonts w:hint="eastAsia"/>
        </w:rPr>
        <w:t>辽宁大学是解决CO</w:t>
      </w:r>
      <w:r>
        <w:rPr>
          <w:rFonts w:cs="Cambria Math"/>
        </w:rPr>
        <w:t>₂</w:t>
      </w:r>
      <w:r>
        <w:rPr>
          <w:rFonts w:hint="eastAsia"/>
        </w:rPr>
        <w:t>/H</w:t>
      </w:r>
      <w:r>
        <w:rPr>
          <w:rFonts w:cs="Cambria Math"/>
        </w:rPr>
        <w:t>₂</w:t>
      </w:r>
      <w:r>
        <w:rPr>
          <w:rFonts w:hint="eastAsia"/>
        </w:rPr>
        <w:t>储用多相多场耦合机理问题的理想依托单位。辽宁大学学科交叉平台坚实，建有清洁能源化学研究院、灾害岩体力学研究所等平台，涵盖化学储能、碳资源利用、岩体力学与环境评估等方向，为CO</w:t>
      </w:r>
      <w:r>
        <w:rPr>
          <w:rFonts w:cs="Cambria Math"/>
        </w:rPr>
        <w:t>₂</w:t>
      </w:r>
      <w:r>
        <w:rPr>
          <w:rFonts w:hint="eastAsia"/>
        </w:rPr>
        <w:t>/H</w:t>
      </w:r>
      <w:r>
        <w:rPr>
          <w:rFonts w:cs="Cambria Math"/>
        </w:rPr>
        <w:t>₂</w:t>
      </w:r>
      <w:r>
        <w:rPr>
          <w:rFonts w:hint="eastAsia"/>
        </w:rPr>
        <w:t>地下储用多相多场耦合研究提供坚实支撑。CO</w:t>
      </w:r>
      <w:r>
        <w:rPr>
          <w:rFonts w:cs="Cambria Math"/>
        </w:rPr>
        <w:t>₂</w:t>
      </w:r>
      <w:r>
        <w:rPr>
          <w:rFonts w:hint="eastAsia"/>
        </w:rPr>
        <w:t>资源化与储氢机理研究积累深厚：清洁能源化学研究院长期开展电催化CO</w:t>
      </w:r>
      <w:r>
        <w:rPr>
          <w:rFonts w:cs="Cambria Math"/>
        </w:rPr>
        <w:t>₂</w:t>
      </w:r>
      <w:r>
        <w:rPr>
          <w:rFonts w:hint="eastAsia"/>
        </w:rPr>
        <w:t>还原、光催化产氢等研究，在CO</w:t>
      </w:r>
      <w:r>
        <w:rPr>
          <w:rFonts w:cs="Cambria Math"/>
        </w:rPr>
        <w:t>₂</w:t>
      </w:r>
      <w:r>
        <w:rPr>
          <w:rFonts w:hint="eastAsia"/>
        </w:rPr>
        <w:t>转化利用及储氢材料方面形成理论与实验基础；物理学院开展笼型水合物储氢理论研究，可为地下储氢提供微观机理支撑。深部岩体力学与灾害防控研究优势显著：灾害岩体力学研究所获批国家重点研发计划项目并建有省部级重点实验室，与项目安全性感知需求高度契合，可为深地储能多物理场耦合及安全评价提供理论基础。区域CCUS实践背景突出：依托辽河油田CCUS工程实践，可为项目提供政策与工程验证环境。</w:t>
      </w:r>
    </w:p>
    <w:p w14:paraId="7CA052B7">
      <w:pPr>
        <w:pStyle w:val="3"/>
        <w:ind w:firstLine="480"/>
      </w:pPr>
      <w:r>
        <w:t>煤炭科学研究总院有限公司在工程化平台开发方面基础扎实，能够将机理模型、安全评价方法与工程应用需求有效衔接，为项目平台集成与示范应用提供支撑</w:t>
      </w:r>
      <w:r>
        <w:rPr>
          <w:rFonts w:hint="eastAsia"/>
        </w:rPr>
        <w:t>。</w:t>
      </w:r>
      <w:r>
        <w:t>煤炭科学研究总院有限公司</w:t>
      </w:r>
      <w:r>
        <w:rPr>
          <w:rFonts w:hint="eastAsia"/>
        </w:rPr>
        <w:t>深耕数字岩石力学领域多年，构建了岩体数字化表征、多场耦合演化反演、深地岩体动态大数据分析技术体系，为深地储能AI数字化平台研发提供核心理论根基。依托精细化建模与多场耦合仿真能力，精准刻画深地储能复杂地质工况，为云边端协同架构分层部署、跨层级数据交互、算力动态调度提供岩体力学支撑，优化平台架构逻辑。深耕深地工程智能监测与数字化管控业务，具备矿用智能传感设备适配、井下监测硬件集成、储能配套调控的成熟技术，可精准适配深地极端环境，完成智能硬件选型、配置优化与集成调试。依托数据-物理融合优势，破解监测数据噪声大、地质适配性弱、多源数据融合难等痛点，保障平台高精度感知、智能化分析与稳定运行，高效支撑课题核心研究任务落地。单位具备深厚的数字岩石力学建模、多场耦合仿真及深地工程智能监测能力，是将上述机理模型与安全评价方法转化为可工程化部署深地储能AI数字化平台的坚实基础</w:t>
      </w:r>
      <w:r>
        <w:t>。</w:t>
      </w:r>
    </w:p>
    <w:p w14:paraId="2D254C82">
      <w:pPr>
        <w:pStyle w:val="2"/>
        <w:spacing w:before="240"/>
      </w:pPr>
      <w:bookmarkStart w:id="57" w:name="_Toc232545679"/>
      <w:r>
        <w:t>国（境）外合作方科研实力</w:t>
      </w:r>
      <w:bookmarkEnd w:id="57"/>
    </w:p>
    <w:p w14:paraId="0AF4E1C9">
      <w:pPr>
        <w:pStyle w:val="4"/>
      </w:pPr>
      <w:bookmarkStart w:id="58" w:name="_Toc232545680"/>
      <w:r>
        <w:t>国（境）外合作机构简况、研究实力及在该领域的学术地位与技术优势</w:t>
      </w:r>
      <w:r>
        <w:rPr>
          <w:rFonts w:hint="eastAsia"/>
        </w:rPr>
        <w:t>（如有，可提供大学/机构排名或专业排名（如QS世界大学排名等））</w:t>
      </w:r>
      <w:bookmarkEnd w:id="58"/>
    </w:p>
    <w:p w14:paraId="6F86853A">
      <w:pPr>
        <w:pStyle w:val="72"/>
      </w:pPr>
      <w:r>
        <w:t>限1000字以内。</w:t>
      </w:r>
    </w:p>
    <w:p w14:paraId="25AD3FD1">
      <w:pPr>
        <w:pStyle w:val="3"/>
        <w:ind w:firstLine="480"/>
      </w:pPr>
      <w:r>
        <w:rPr>
          <w:rFonts w:hint="eastAsia"/>
        </w:rPr>
        <w:t>本项目国外合作方为俄罗斯彼尔姆国立研究理工大学</w:t>
      </w:r>
      <w:r>
        <w:t>（Perm National Research Polytechnic University, PNRPU）</w:t>
      </w:r>
      <w:r>
        <w:rPr>
          <w:rFonts w:hint="eastAsia"/>
        </w:rPr>
        <w:t>与伊朗</w:t>
      </w:r>
      <w:r>
        <w:t>萨汉德理工大学（Sahand University of Technology, SUT）</w:t>
      </w:r>
      <w:r>
        <w:rPr>
          <w:rFonts w:hint="eastAsia"/>
        </w:rPr>
        <w:t>。</w:t>
      </w:r>
    </w:p>
    <w:p w14:paraId="052CB043">
      <w:pPr>
        <w:pStyle w:val="5"/>
      </w:pPr>
      <w:r>
        <w:rPr>
          <w:rFonts w:hint="eastAsia"/>
        </w:rPr>
        <w:t>彼尔姆国立研究理工大学</w:t>
      </w:r>
    </w:p>
    <w:p w14:paraId="3A2C3E10">
      <w:pPr>
        <w:pStyle w:val="3"/>
        <w:ind w:firstLine="480"/>
      </w:pPr>
      <w:r>
        <w:rPr>
          <w:rFonts w:hint="eastAsia"/>
        </w:rPr>
        <w:t>彼尔姆国立研究理工大学成立于1953年，位于俄罗斯彼尔姆市，是俄罗斯规模最大的技术类大学之一，被俄罗斯联邦授予“国家研究型大学”称号。学校重点研究领域涵盖石油、天然气及矿产的开采和加工、能源、机械工业、航空航天技术等，已培养超过12万名专业技术人员。在QS世界大学排名中，PNRPU位列1201-1400区间；在QS新兴欧洲与中亚地区大学排名中位列第200名。</w:t>
      </w:r>
    </w:p>
    <w:p w14:paraId="47CF3468">
      <w:pPr>
        <w:pStyle w:val="3"/>
        <w:ind w:firstLine="480"/>
      </w:pPr>
      <w:r>
        <w:rPr>
          <w:rFonts w:hint="eastAsia"/>
        </w:rPr>
        <w:t>学校在多孔介质渗流、油气田开发等领域的学术实力尤为突出。该校拥有多位在相关领域具有国际影响力的学者：Mikhail A. Guzev教授（683次引用，138篇出版物，h-index 17）为应用岩石力学与数学建模专家，2025年获S.V.科瓦列夫斯卡娅金奖；Sergei N. Krivoshchekov副教授（336次引用，64篇出版物）专精于岩石物理学与机器学习方法在储层建模中的应用；Sergei V. Galkin教授（634次引用，77篇出版物，h-index 15）在储层岩石性质研究和提高采收率方法领域成果显著。开发出多项创新技术，包括通过钻井液传输数据的技术、实时评估储层渗透率的软件平台等，处于国际前沿水平。</w:t>
      </w:r>
    </w:p>
    <w:p w14:paraId="731A4A67">
      <w:pPr>
        <w:pStyle w:val="5"/>
      </w:pPr>
      <w:r>
        <w:rPr>
          <w:rFonts w:hint="eastAsia"/>
        </w:rPr>
        <w:t>萨汉德理工大学</w:t>
      </w:r>
    </w:p>
    <w:p w14:paraId="716A6CA2">
      <w:pPr>
        <w:pStyle w:val="3"/>
        <w:ind w:firstLine="480"/>
      </w:pPr>
      <w:r>
        <w:rPr>
          <w:rFonts w:hint="eastAsia"/>
        </w:rPr>
        <w:t>萨汉德理工大学成立于1989年，位于伊朗大不里士，是伊朗西北部排名第一的技术类大学，也是伊朗首批建立的理工科大学之一，位列伊朗前6-10所顶尖技术大学。在QS亚洲大学排名中位列南亚地区第90名；在泰晤士高等教育世界大学排名中位列1001-1200名区间；在US News全球最佳大学排名中位列第1950名。该校在工程领域表现突出，在冶金工程领域位列全球前150-200名，化学工程领域位列全球前400名。</w:t>
      </w:r>
    </w:p>
    <w:p w14:paraId="31604DFE">
      <w:pPr>
        <w:pStyle w:val="3"/>
        <w:ind w:firstLine="480"/>
      </w:pPr>
      <w:r>
        <w:rPr>
          <w:rFonts w:hint="eastAsia"/>
        </w:rPr>
        <w:t>萨汉德理工大学石油与天然气工程学院是该校核心学院之一，拥有实力雄厚的科研团队。项目牵头人Esmaeil Fatehifar教授为该校校长，化学工程博士，Scopus出版物68篇，曾获“亚洲最佳教授”奖；Eghbal Sahraei副教授为石油工程博士，专长于提高采收率和人工智能在石油工程中的应用。该校与伊朗国家石油公司等业界机构保持密切合作，承担了多项国家级油气田开发与优化研究项目。</w:t>
      </w:r>
    </w:p>
    <w:p w14:paraId="578BB1B4">
      <w:pPr>
        <w:pStyle w:val="5"/>
      </w:pPr>
      <w:r>
        <w:rPr>
          <w:rFonts w:hint="eastAsia"/>
        </w:rPr>
        <w:t>技术优势</w:t>
      </w:r>
    </w:p>
    <w:p w14:paraId="457E4FA5">
      <w:pPr>
        <w:pStyle w:val="3"/>
        <w:ind w:firstLine="480"/>
      </w:pPr>
      <w:r>
        <w:rPr>
          <w:rFonts w:hint="eastAsia"/>
        </w:rPr>
        <w:t>俄伊双方在石油工程与地质力学领域具有深厚的学术积淀和互补优势。</w:t>
      </w:r>
      <w:r>
        <w:t>PNRPU在岩石力学实验、多孔介质渗流建模、AI驱动的储层监测等方面处于国际先进水平；SUT在油气田开发、井完整性评估、EOR技术等方面具有丰富的研究经验。两校均有核心成员毕业于俄罗斯顶尖石油院校，具备良好的学术合作传统。双方在岩石力学、地质力学建模、CO₂封存等方向的研究高度契合，为本项目用于CO₂/H₂</w:t>
      </w:r>
      <w:r>
        <w:rPr>
          <w:rFonts w:hint="eastAsia"/>
        </w:rPr>
        <w:t>储用的</w:t>
      </w:r>
      <w:r>
        <w:t>AI数字平台</w:t>
      </w:r>
      <w:r>
        <w:rPr>
          <w:rFonts w:hint="eastAsia"/>
        </w:rPr>
        <w:t>构建</w:t>
      </w:r>
      <w:r>
        <w:t>提供了坚实的理论与技术基础。</w:t>
      </w:r>
    </w:p>
    <w:p w14:paraId="19C2352D">
      <w:pPr>
        <w:pStyle w:val="4"/>
      </w:pPr>
      <w:bookmarkStart w:id="59" w:name="_Toc232545681"/>
      <w:r>
        <w:t>国（境）外合作方负责人的科研水平及主要成果</w:t>
      </w:r>
      <w:bookmarkEnd w:id="59"/>
    </w:p>
    <w:p w14:paraId="4A7EB6B8">
      <w:pPr>
        <w:pStyle w:val="72"/>
      </w:pPr>
      <w:r>
        <w:t>限1000字以内</w:t>
      </w:r>
    </w:p>
    <w:p w14:paraId="7A349399">
      <w:pPr>
        <w:pStyle w:val="72"/>
      </w:pPr>
      <w:r>
        <w:t>合作方负责人的工作简历、学术或技术水平、在该领域的学术地位或行业影响力</w:t>
      </w:r>
      <w:r>
        <w:rPr>
          <w:rFonts w:hint="eastAsia"/>
        </w:rPr>
        <w:t>：</w:t>
      </w:r>
    </w:p>
    <w:p w14:paraId="036AED67">
      <w:pPr>
        <w:pStyle w:val="3"/>
        <w:ind w:firstLine="480"/>
      </w:pPr>
      <w:r>
        <w:rPr>
          <w:rFonts w:hint="eastAsia"/>
        </w:rPr>
        <w:t>本项目俄方负责人为Mikhail A. Guzev教授，俄罗斯科学院院士（2016年当选），物理数学科学博士。曾任远东联邦大学工程学校前校长，现任PNRPU首席科学家。Guzev院士同时担任俄罗斯理论与应用力学国家委员会委员、远东数学杂志主编、Physical Mesomechanics编委，并兼任北京建筑大学客座教授。</w:t>
      </w:r>
    </w:p>
    <w:p w14:paraId="4E0F3DDB">
      <w:pPr>
        <w:pStyle w:val="3"/>
        <w:ind w:firstLine="480"/>
      </w:pPr>
      <w:r>
        <w:t>Guzev院士是俄罗斯岩石力学与非线性地球介质领域的顶尖学者，其在非欧几里得连续介质模型、分级块体介质理论等方面的开创性工作享誉国际。2025年荣获俄罗斯科学院S.V. Kovalevskaya金奖，同年获彼尔姆边疆区政府技术科学一等奖。其提出的非欧几里得几何方法为解决经典弹性理论中的奇异性问题提供了全新思路，对描述CO₂/H₂注入导致的岩石变形局部化、应力重分布及多场耦合效应具有重要理论指导意义。</w:t>
      </w:r>
    </w:p>
    <w:p w14:paraId="39C4DC57">
      <w:pPr>
        <w:pStyle w:val="72"/>
      </w:pPr>
      <w:r>
        <w:t>近五年主要成果：</w:t>
      </w:r>
    </w:p>
    <w:tbl>
      <w:tblPr>
        <w:tblStyle w:val="73"/>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2584"/>
        <w:gridCol w:w="3158"/>
        <w:gridCol w:w="3443"/>
      </w:tblGrid>
      <w:tr w14:paraId="572FA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tcBorders>
              <w:bottom w:val="single" w:color="auto" w:sz="6" w:space="0"/>
              <w:insideH w:val="single" w:sz="6" w:space="0"/>
              <w:tl2br w:val="nil"/>
              <w:tr2bl w:val="nil"/>
            </w:tcBorders>
            <w:shd w:val="clear" w:color="auto" w:fill="auto"/>
            <w:vAlign w:val="center"/>
          </w:tcPr>
          <w:p w14:paraId="26E2C6E5">
            <w:pPr>
              <w:pStyle w:val="57"/>
              <w:spacing w:before="36" w:after="36"/>
              <w:rPr>
                <w:rFonts w:cs="Times New Roman"/>
                <w:kern w:val="0"/>
                <w:sz w:val="20"/>
              </w:rPr>
            </w:pPr>
            <w:r>
              <w:rPr>
                <w:rFonts w:hint="eastAsia" w:cs="Times New Roman"/>
                <w:kern w:val="0"/>
                <w:sz w:val="20"/>
              </w:rPr>
              <w:t>成果</w:t>
            </w:r>
          </w:p>
        </w:tc>
        <w:tc>
          <w:tcPr>
            <w:tcW w:w="1719" w:type="pct"/>
            <w:tcBorders>
              <w:bottom w:val="single" w:color="auto" w:sz="6" w:space="0"/>
              <w:insideH w:val="single" w:sz="6" w:space="0"/>
              <w:tl2br w:val="nil"/>
              <w:tr2bl w:val="nil"/>
            </w:tcBorders>
            <w:shd w:val="clear" w:color="auto" w:fill="auto"/>
            <w:vAlign w:val="center"/>
          </w:tcPr>
          <w:p w14:paraId="64F50DB7">
            <w:pPr>
              <w:pStyle w:val="57"/>
              <w:spacing w:before="36" w:after="36"/>
              <w:rPr>
                <w:rFonts w:cs="Times New Roman"/>
                <w:kern w:val="0"/>
                <w:sz w:val="20"/>
              </w:rPr>
            </w:pPr>
            <w:r>
              <w:rPr>
                <w:rFonts w:hint="eastAsia" w:cs="Times New Roman"/>
                <w:kern w:val="0"/>
                <w:sz w:val="20"/>
              </w:rPr>
              <w:t>学术贡献</w:t>
            </w:r>
          </w:p>
        </w:tc>
        <w:tc>
          <w:tcPr>
            <w:tcW w:w="1875" w:type="pct"/>
            <w:tcBorders>
              <w:bottom w:val="single" w:color="auto" w:sz="6" w:space="0"/>
              <w:insideH w:val="single" w:sz="6" w:space="0"/>
              <w:tl2br w:val="nil"/>
              <w:tr2bl w:val="nil"/>
            </w:tcBorders>
            <w:shd w:val="clear" w:color="auto" w:fill="auto"/>
            <w:vAlign w:val="center"/>
          </w:tcPr>
          <w:p w14:paraId="281C0D1C">
            <w:pPr>
              <w:pStyle w:val="57"/>
              <w:spacing w:before="36" w:after="36"/>
              <w:rPr>
                <w:rFonts w:cs="Times New Roman"/>
                <w:kern w:val="0"/>
                <w:sz w:val="20"/>
              </w:rPr>
            </w:pPr>
            <w:r>
              <w:rPr>
                <w:rFonts w:hint="eastAsia" w:cs="Times New Roman"/>
                <w:kern w:val="0"/>
                <w:sz w:val="20"/>
              </w:rPr>
              <w:t>与项目相关性</w:t>
            </w:r>
          </w:p>
        </w:tc>
      </w:tr>
      <w:tr w14:paraId="7403A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shd w:val="clear" w:color="auto" w:fill="auto"/>
            <w:vAlign w:val="center"/>
          </w:tcPr>
          <w:p w14:paraId="5A19AA23">
            <w:pPr>
              <w:pStyle w:val="57"/>
              <w:spacing w:before="36" w:after="36"/>
              <w:rPr>
                <w:rFonts w:cs="Times New Roman"/>
                <w:kern w:val="0"/>
                <w:sz w:val="20"/>
              </w:rPr>
            </w:pPr>
            <w:r>
              <w:rPr>
                <w:rFonts w:cs="Times New Roman"/>
                <w:kern w:val="0"/>
                <w:sz w:val="20"/>
              </w:rPr>
              <w:t>Guzev M.A. 等，《Applied Mathematics and Mechanics》（2025）</w:t>
            </w:r>
          </w:p>
        </w:tc>
        <w:tc>
          <w:tcPr>
            <w:tcW w:w="1719" w:type="pct"/>
            <w:shd w:val="clear" w:color="auto" w:fill="auto"/>
            <w:vAlign w:val="center"/>
          </w:tcPr>
          <w:p w14:paraId="25A0ED83">
            <w:pPr>
              <w:pStyle w:val="57"/>
              <w:spacing w:before="36" w:after="36"/>
              <w:rPr>
                <w:rFonts w:cs="Times New Roman"/>
                <w:kern w:val="0"/>
                <w:sz w:val="20"/>
              </w:rPr>
            </w:pPr>
            <w:r>
              <w:rPr>
                <w:rFonts w:cs="Times New Roman"/>
                <w:kern w:val="0"/>
                <w:sz w:val="20"/>
              </w:rPr>
              <w:t>提出基于非欧几里得连续介质模型的弹性理论解奇异性消除方法</w:t>
            </w:r>
          </w:p>
        </w:tc>
        <w:tc>
          <w:tcPr>
            <w:tcW w:w="1875" w:type="pct"/>
            <w:shd w:val="clear" w:color="auto" w:fill="auto"/>
            <w:vAlign w:val="center"/>
          </w:tcPr>
          <w:p w14:paraId="29C48A8A">
            <w:pPr>
              <w:pStyle w:val="57"/>
              <w:spacing w:before="36" w:after="36"/>
              <w:rPr>
                <w:rFonts w:cs="Times New Roman"/>
                <w:kern w:val="0"/>
                <w:sz w:val="20"/>
              </w:rPr>
            </w:pPr>
            <w:r>
              <w:rPr>
                <w:rFonts w:cs="Times New Roman"/>
                <w:kern w:val="0"/>
                <w:sz w:val="20"/>
              </w:rPr>
              <w:t>为CO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注入引起的岩石损伤局部化提供先进理论工具</w:t>
            </w:r>
          </w:p>
        </w:tc>
      </w:tr>
      <w:tr w14:paraId="4FAA1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shd w:val="clear" w:color="auto" w:fill="auto"/>
            <w:vAlign w:val="center"/>
          </w:tcPr>
          <w:p w14:paraId="4A85B3AC">
            <w:pPr>
              <w:pStyle w:val="57"/>
              <w:spacing w:before="36" w:after="36"/>
              <w:rPr>
                <w:rFonts w:cs="Times New Roman"/>
                <w:kern w:val="0"/>
                <w:sz w:val="20"/>
              </w:rPr>
            </w:pPr>
            <w:r>
              <w:rPr>
                <w:rFonts w:hint="eastAsia" w:cs="Times New Roman"/>
                <w:kern w:val="0"/>
                <w:sz w:val="20"/>
              </w:rPr>
              <w:t>Guzev M.A.， Odintsev V.N.， Makarov V.V.（2021）</w:t>
            </w:r>
          </w:p>
        </w:tc>
        <w:tc>
          <w:tcPr>
            <w:tcW w:w="1719" w:type="pct"/>
            <w:shd w:val="clear" w:color="auto" w:fill="auto"/>
            <w:vAlign w:val="center"/>
          </w:tcPr>
          <w:p w14:paraId="064AB710">
            <w:pPr>
              <w:pStyle w:val="57"/>
              <w:spacing w:before="36" w:after="36"/>
              <w:rPr>
                <w:rFonts w:cs="Times New Roman"/>
                <w:kern w:val="0"/>
                <w:sz w:val="20"/>
              </w:rPr>
            </w:pPr>
            <w:r>
              <w:rPr>
                <w:rFonts w:hint="eastAsia" w:cs="Times New Roman"/>
                <w:kern w:val="0"/>
                <w:sz w:val="20"/>
              </w:rPr>
              <w:t>构建分级块体地球介质的连续介质模型原则</w:t>
            </w:r>
          </w:p>
        </w:tc>
        <w:tc>
          <w:tcPr>
            <w:tcW w:w="1875" w:type="pct"/>
            <w:shd w:val="clear" w:color="auto" w:fill="auto"/>
            <w:vAlign w:val="center"/>
          </w:tcPr>
          <w:p w14:paraId="7B5D91AA">
            <w:pPr>
              <w:pStyle w:val="57"/>
              <w:spacing w:before="36" w:after="36"/>
              <w:rPr>
                <w:rFonts w:cs="Times New Roman"/>
                <w:kern w:val="0"/>
                <w:sz w:val="20"/>
              </w:rPr>
            </w:pPr>
            <w:r>
              <w:rPr>
                <w:rFonts w:hint="eastAsia" w:cs="Times New Roman"/>
                <w:kern w:val="0"/>
                <w:sz w:val="20"/>
              </w:rPr>
              <w:t>描述页岩、致密砂岩等多尺度介质力学行为的理论基础</w:t>
            </w:r>
          </w:p>
        </w:tc>
      </w:tr>
      <w:tr w14:paraId="7D81BF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shd w:val="clear" w:color="auto" w:fill="auto"/>
            <w:vAlign w:val="center"/>
          </w:tcPr>
          <w:p w14:paraId="4A5E22E0">
            <w:pPr>
              <w:pStyle w:val="57"/>
              <w:spacing w:before="36" w:after="36"/>
              <w:rPr>
                <w:rFonts w:cs="Times New Roman"/>
                <w:kern w:val="0"/>
                <w:sz w:val="20"/>
              </w:rPr>
            </w:pPr>
            <w:r>
              <w:rPr>
                <w:rFonts w:hint="eastAsia" w:cs="Times New Roman"/>
                <w:kern w:val="0"/>
                <w:sz w:val="20"/>
              </w:rPr>
              <w:t>Guzev M.A.， Makarov V.V.（2021）</w:t>
            </w:r>
          </w:p>
        </w:tc>
        <w:tc>
          <w:tcPr>
            <w:tcW w:w="1719" w:type="pct"/>
            <w:shd w:val="clear" w:color="auto" w:fill="auto"/>
            <w:vAlign w:val="center"/>
          </w:tcPr>
          <w:p w14:paraId="186CD9D2">
            <w:pPr>
              <w:pStyle w:val="57"/>
              <w:spacing w:before="36" w:after="36"/>
              <w:rPr>
                <w:rFonts w:cs="Times New Roman"/>
                <w:kern w:val="0"/>
                <w:sz w:val="20"/>
              </w:rPr>
            </w:pPr>
            <w:r>
              <w:rPr>
                <w:rFonts w:hint="eastAsia" w:cs="Times New Roman"/>
                <w:kern w:val="0"/>
                <w:sz w:val="20"/>
              </w:rPr>
              <w:t>建立岩石介质的物理介观力学建模方法</w:t>
            </w:r>
          </w:p>
        </w:tc>
        <w:tc>
          <w:tcPr>
            <w:tcW w:w="1875" w:type="pct"/>
            <w:shd w:val="clear" w:color="auto" w:fill="auto"/>
            <w:vAlign w:val="center"/>
          </w:tcPr>
          <w:p w14:paraId="22ED1D17">
            <w:pPr>
              <w:pStyle w:val="57"/>
              <w:spacing w:before="36" w:after="36"/>
              <w:rPr>
                <w:rFonts w:cs="Times New Roman"/>
                <w:kern w:val="0"/>
                <w:sz w:val="20"/>
              </w:rPr>
            </w:pPr>
            <w:r>
              <w:rPr>
                <w:rFonts w:hint="eastAsia" w:cs="Times New Roman"/>
                <w:kern w:val="0"/>
                <w:sz w:val="20"/>
              </w:rPr>
              <w:t>揭示岩石在长期载荷下的非线性力学响应</w:t>
            </w:r>
          </w:p>
        </w:tc>
      </w:tr>
      <w:tr w14:paraId="5DD5AE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shd w:val="clear" w:color="auto" w:fill="auto"/>
            <w:vAlign w:val="center"/>
          </w:tcPr>
          <w:p w14:paraId="75AF356F">
            <w:pPr>
              <w:pStyle w:val="57"/>
              <w:spacing w:before="36" w:after="36"/>
              <w:rPr>
                <w:rFonts w:cs="Times New Roman"/>
                <w:kern w:val="0"/>
                <w:sz w:val="20"/>
              </w:rPr>
            </w:pPr>
            <w:r>
              <w:rPr>
                <w:rFonts w:hint="eastAsia" w:cs="Times New Roman"/>
                <w:kern w:val="0"/>
                <w:sz w:val="20"/>
              </w:rPr>
              <w:t>Guzev M.A.， Liu W.， Qi Q.， Riabokon E.P.（2021）</w:t>
            </w:r>
          </w:p>
        </w:tc>
        <w:tc>
          <w:tcPr>
            <w:tcW w:w="1719" w:type="pct"/>
            <w:shd w:val="clear" w:color="auto" w:fill="auto"/>
            <w:vAlign w:val="center"/>
          </w:tcPr>
          <w:p w14:paraId="5DA1CC26">
            <w:pPr>
              <w:pStyle w:val="57"/>
              <w:spacing w:before="36" w:after="36"/>
              <w:rPr>
                <w:rFonts w:cs="Times New Roman"/>
                <w:kern w:val="0"/>
                <w:sz w:val="20"/>
              </w:rPr>
            </w:pPr>
            <w:r>
              <w:rPr>
                <w:rFonts w:hint="eastAsia" w:cs="Times New Roman"/>
                <w:kern w:val="0"/>
                <w:sz w:val="20"/>
              </w:rPr>
              <w:t>非欧几里得连续介质模型在不可压缩球体中的应用</w:t>
            </w:r>
          </w:p>
        </w:tc>
        <w:tc>
          <w:tcPr>
            <w:tcW w:w="1875" w:type="pct"/>
            <w:shd w:val="clear" w:color="auto" w:fill="auto"/>
            <w:vAlign w:val="center"/>
          </w:tcPr>
          <w:p w14:paraId="2321AC24">
            <w:pPr>
              <w:pStyle w:val="57"/>
              <w:spacing w:before="36" w:after="36"/>
              <w:rPr>
                <w:rFonts w:cs="Times New Roman"/>
                <w:kern w:val="0"/>
                <w:sz w:val="20"/>
              </w:rPr>
            </w:pPr>
            <w:r>
              <w:rPr>
                <w:rFonts w:hint="eastAsia" w:cs="Times New Roman"/>
                <w:kern w:val="0"/>
                <w:sz w:val="20"/>
              </w:rPr>
              <w:t>为实验室尺度样品分析提供新型理论框架</w:t>
            </w:r>
          </w:p>
        </w:tc>
      </w:tr>
      <w:tr w14:paraId="69BF03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shd w:val="clear" w:color="auto" w:fill="auto"/>
            <w:vAlign w:val="center"/>
          </w:tcPr>
          <w:p w14:paraId="69A1CFDD">
            <w:pPr>
              <w:pStyle w:val="57"/>
              <w:spacing w:before="36" w:after="36"/>
              <w:rPr>
                <w:rFonts w:cs="Times New Roman"/>
                <w:kern w:val="0"/>
                <w:sz w:val="20"/>
              </w:rPr>
            </w:pPr>
            <w:r>
              <w:rPr>
                <w:rFonts w:cs="Times New Roman"/>
                <w:kern w:val="0"/>
                <w:sz w:val="20"/>
              </w:rPr>
              <w:t>Riabokon E.等，《Capillarity》（2025）</w:t>
            </w:r>
          </w:p>
        </w:tc>
        <w:tc>
          <w:tcPr>
            <w:tcW w:w="1719" w:type="pct"/>
            <w:shd w:val="clear" w:color="auto" w:fill="auto"/>
            <w:vAlign w:val="center"/>
          </w:tcPr>
          <w:p w14:paraId="7FB035FC">
            <w:pPr>
              <w:pStyle w:val="57"/>
              <w:spacing w:before="36" w:after="36"/>
              <w:rPr>
                <w:rFonts w:cs="Times New Roman"/>
                <w:kern w:val="0"/>
                <w:sz w:val="20"/>
              </w:rPr>
            </w:pPr>
            <w:r>
              <w:rPr>
                <w:rFonts w:cs="Times New Roman"/>
                <w:kern w:val="0"/>
                <w:sz w:val="20"/>
              </w:rPr>
              <w:t>3D打印多孔介质在围压下的渗透率演化实验</w:t>
            </w:r>
          </w:p>
        </w:tc>
        <w:tc>
          <w:tcPr>
            <w:tcW w:w="1875" w:type="pct"/>
            <w:shd w:val="clear" w:color="auto" w:fill="auto"/>
            <w:vAlign w:val="center"/>
          </w:tcPr>
          <w:p w14:paraId="2614098C">
            <w:pPr>
              <w:pStyle w:val="57"/>
              <w:spacing w:before="36" w:after="36"/>
              <w:rPr>
                <w:rFonts w:cs="Times New Roman"/>
                <w:kern w:val="0"/>
                <w:sz w:val="20"/>
              </w:rPr>
            </w:pPr>
            <w:r>
              <w:rPr>
                <w:rFonts w:cs="Times New Roman"/>
                <w:kern w:val="0"/>
                <w:sz w:val="20"/>
              </w:rPr>
              <w:t>为理解CO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注入引发孔隙结构变化提供实验支撑</w:t>
            </w:r>
          </w:p>
        </w:tc>
      </w:tr>
      <w:tr w14:paraId="6C12EC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jc w:val="center"/>
        </w:trPr>
        <w:tc>
          <w:tcPr>
            <w:tcW w:w="1407" w:type="pct"/>
            <w:shd w:val="clear" w:color="auto" w:fill="auto"/>
            <w:vAlign w:val="center"/>
          </w:tcPr>
          <w:p w14:paraId="5FEB607F">
            <w:pPr>
              <w:pStyle w:val="57"/>
              <w:spacing w:before="36" w:after="36"/>
              <w:rPr>
                <w:rFonts w:cs="Times New Roman"/>
                <w:kern w:val="0"/>
                <w:sz w:val="20"/>
              </w:rPr>
            </w:pPr>
            <w:r>
              <w:rPr>
                <w:rFonts w:cs="Times New Roman"/>
                <w:kern w:val="0"/>
                <w:sz w:val="20"/>
              </w:rPr>
              <w:t>Kozhevnikov E.等，《Advances in Geo-Energy Research》（2024）</w:t>
            </w:r>
          </w:p>
        </w:tc>
        <w:tc>
          <w:tcPr>
            <w:tcW w:w="1719" w:type="pct"/>
            <w:shd w:val="clear" w:color="auto" w:fill="auto"/>
            <w:vAlign w:val="center"/>
          </w:tcPr>
          <w:p w14:paraId="63E1CA37">
            <w:pPr>
              <w:pStyle w:val="57"/>
              <w:spacing w:before="36" w:after="36"/>
              <w:rPr>
                <w:rFonts w:cs="Times New Roman"/>
                <w:kern w:val="0"/>
                <w:sz w:val="20"/>
              </w:rPr>
            </w:pPr>
            <w:r>
              <w:rPr>
                <w:rFonts w:cs="Times New Roman"/>
                <w:kern w:val="0"/>
                <w:sz w:val="20"/>
              </w:rPr>
              <w:t>孔隙压力下降导致储层渗透率劣化的机制研究</w:t>
            </w:r>
          </w:p>
        </w:tc>
        <w:tc>
          <w:tcPr>
            <w:tcW w:w="1875" w:type="pct"/>
            <w:shd w:val="clear" w:color="auto" w:fill="auto"/>
            <w:vAlign w:val="center"/>
          </w:tcPr>
          <w:p w14:paraId="68179744">
            <w:pPr>
              <w:pStyle w:val="57"/>
              <w:spacing w:before="36" w:after="36"/>
              <w:rPr>
                <w:rFonts w:cs="Times New Roman"/>
                <w:kern w:val="0"/>
                <w:sz w:val="20"/>
              </w:rPr>
            </w:pPr>
            <w:r>
              <w:rPr>
                <w:rFonts w:cs="Times New Roman"/>
                <w:kern w:val="0"/>
                <w:sz w:val="20"/>
              </w:rPr>
              <w:t>解释CO</w:t>
            </w:r>
            <w:r>
              <w:rPr>
                <w:rFonts w:cs="Cambria Math"/>
                <w:kern w:val="0"/>
                <w:sz w:val="20"/>
              </w:rPr>
              <w:t>₂</w:t>
            </w:r>
            <w:r>
              <w:rPr>
                <w:rFonts w:cs="Times New Roman"/>
                <w:kern w:val="0"/>
                <w:sz w:val="20"/>
              </w:rPr>
              <w:t>/H</w:t>
            </w:r>
            <w:r>
              <w:rPr>
                <w:rFonts w:cs="Cambria Math"/>
                <w:kern w:val="0"/>
                <w:sz w:val="20"/>
              </w:rPr>
              <w:t>₂</w:t>
            </w:r>
            <w:r>
              <w:rPr>
                <w:rFonts w:cs="Times New Roman"/>
                <w:kern w:val="0"/>
                <w:sz w:val="20"/>
              </w:rPr>
              <w:t>长期采出作业引发的渗透率衰减</w:t>
            </w:r>
          </w:p>
        </w:tc>
      </w:tr>
    </w:tbl>
    <w:p w14:paraId="2170775F">
      <w:pPr>
        <w:pStyle w:val="72"/>
      </w:pPr>
      <w:r>
        <w:t>合作方主要成员科研简况：</w:t>
      </w:r>
    </w:p>
    <w:p w14:paraId="72A04715">
      <w:pPr>
        <w:pStyle w:val="3"/>
        <w:ind w:firstLine="480"/>
      </w:pPr>
    </w:p>
    <w:p w14:paraId="09D3ED17">
      <w:pPr>
        <w:pStyle w:val="4"/>
      </w:pPr>
      <w:bookmarkStart w:id="60" w:name="_Toc232545682"/>
      <w:r>
        <w:t>国（境）外合作方科研条件支撑状况</w:t>
      </w:r>
      <w:bookmarkEnd w:id="60"/>
    </w:p>
    <w:p w14:paraId="223B3398">
      <w:pPr>
        <w:pStyle w:val="72"/>
        <w:rPr>
          <w:szCs w:val="18"/>
        </w:rPr>
      </w:pPr>
      <w:r>
        <w:t>限800字以内。</w:t>
      </w:r>
    </w:p>
    <w:p w14:paraId="235979F1">
      <w:pPr>
        <w:pStyle w:val="3"/>
        <w:ind w:firstLine="480"/>
      </w:pPr>
      <w:r>
        <w:rPr>
          <w:rFonts w:hint="eastAsia"/>
        </w:rPr>
        <w:t>俄方项目依托PNRPU多孔介质渗流过程模拟实验室（主任Evgenii Gladkikh）和天然气水合物实验室（主任Evgenii Kozhevnikov），已形成覆盖样品制备、孔隙结构表征、渗流测试、力学加载、微观分析的完整实验链条。</w:t>
      </w:r>
    </w:p>
    <w:p w14:paraId="54371673">
      <w:pPr>
        <w:pStyle w:val="3"/>
        <w:ind w:firstLine="480"/>
      </w:pPr>
      <w:r>
        <w:rPr>
          <w:rFonts w:hint="eastAsia"/>
        </w:rPr>
        <w:t>高端实验设备清单及与项目的关联性：</w:t>
      </w:r>
    </w:p>
    <w:tbl>
      <w:tblPr>
        <w:tblStyle w:val="73"/>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850"/>
        <w:gridCol w:w="2496"/>
        <w:gridCol w:w="2839"/>
      </w:tblGrid>
      <w:tr w14:paraId="2EEA70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tcBorders>
              <w:bottom w:val="single" w:color="auto" w:sz="6" w:space="0"/>
              <w:insideH w:val="single" w:sz="6" w:space="0"/>
              <w:tl2br w:val="nil"/>
              <w:tr2bl w:val="nil"/>
            </w:tcBorders>
            <w:shd w:val="clear" w:color="auto" w:fill="auto"/>
            <w:vAlign w:val="center"/>
          </w:tcPr>
          <w:p w14:paraId="714E8E0F">
            <w:pPr>
              <w:pStyle w:val="57"/>
              <w:spacing w:before="36" w:after="36"/>
              <w:rPr>
                <w:rFonts w:cs="Times New Roman"/>
                <w:kern w:val="0"/>
                <w:sz w:val="20"/>
              </w:rPr>
            </w:pPr>
            <w:r>
              <w:rPr>
                <w:rFonts w:cs="Times New Roman"/>
                <w:kern w:val="0"/>
                <w:sz w:val="20"/>
              </w:rPr>
              <w:t>设备名称</w:t>
            </w:r>
          </w:p>
        </w:tc>
        <w:tc>
          <w:tcPr>
            <w:tcW w:w="1359" w:type="pct"/>
            <w:tcBorders>
              <w:bottom w:val="single" w:color="auto" w:sz="6" w:space="0"/>
              <w:insideH w:val="single" w:sz="6" w:space="0"/>
              <w:tl2br w:val="nil"/>
              <w:tr2bl w:val="nil"/>
            </w:tcBorders>
            <w:shd w:val="clear" w:color="auto" w:fill="auto"/>
            <w:vAlign w:val="center"/>
          </w:tcPr>
          <w:p w14:paraId="6DACD978">
            <w:pPr>
              <w:pStyle w:val="57"/>
              <w:spacing w:before="36" w:after="36"/>
              <w:rPr>
                <w:rFonts w:cs="Times New Roman"/>
                <w:kern w:val="0"/>
                <w:sz w:val="20"/>
              </w:rPr>
            </w:pPr>
            <w:r>
              <w:rPr>
                <w:rFonts w:cs="Times New Roman"/>
                <w:kern w:val="0"/>
                <w:sz w:val="20"/>
              </w:rPr>
              <w:t>规格/型号</w:t>
            </w:r>
          </w:p>
        </w:tc>
        <w:tc>
          <w:tcPr>
            <w:tcW w:w="1545" w:type="pct"/>
            <w:tcBorders>
              <w:bottom w:val="single" w:color="auto" w:sz="6" w:space="0"/>
              <w:insideH w:val="single" w:sz="6" w:space="0"/>
              <w:tl2br w:val="nil"/>
              <w:tr2bl w:val="nil"/>
            </w:tcBorders>
            <w:shd w:val="clear" w:color="auto" w:fill="auto"/>
            <w:vAlign w:val="center"/>
          </w:tcPr>
          <w:p w14:paraId="1B1FD2E6">
            <w:pPr>
              <w:pStyle w:val="57"/>
              <w:spacing w:before="36" w:after="36"/>
              <w:rPr>
                <w:rFonts w:cs="Times New Roman"/>
                <w:kern w:val="0"/>
                <w:sz w:val="20"/>
              </w:rPr>
            </w:pPr>
            <w:r>
              <w:rPr>
                <w:rFonts w:cs="Times New Roman"/>
                <w:kern w:val="0"/>
                <w:sz w:val="20"/>
              </w:rPr>
              <w:t>与项目任务关联</w:t>
            </w:r>
          </w:p>
        </w:tc>
      </w:tr>
      <w:tr w14:paraId="7FA11A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72E08DDA">
            <w:pPr>
              <w:pStyle w:val="57"/>
              <w:spacing w:before="36" w:after="36"/>
              <w:rPr>
                <w:rFonts w:cs="Times New Roman"/>
                <w:kern w:val="0"/>
                <w:sz w:val="20"/>
              </w:rPr>
            </w:pPr>
            <w:r>
              <w:rPr>
                <w:rFonts w:cs="Times New Roman"/>
                <w:kern w:val="0"/>
                <w:sz w:val="20"/>
              </w:rPr>
              <w:t>Instron 8850双轴伺服液压测试系统</w:t>
            </w:r>
          </w:p>
        </w:tc>
        <w:tc>
          <w:tcPr>
            <w:tcW w:w="1359" w:type="pct"/>
            <w:shd w:val="clear" w:color="auto" w:fill="auto"/>
            <w:vAlign w:val="center"/>
          </w:tcPr>
          <w:p w14:paraId="2BAEDF27">
            <w:pPr>
              <w:pStyle w:val="57"/>
              <w:spacing w:before="36" w:after="36"/>
              <w:rPr>
                <w:rFonts w:cs="Times New Roman"/>
                <w:kern w:val="0"/>
                <w:sz w:val="20"/>
              </w:rPr>
            </w:pPr>
            <w:r>
              <w:rPr>
                <w:rFonts w:cs="Times New Roman"/>
                <w:kern w:val="0"/>
                <w:sz w:val="20"/>
              </w:rPr>
              <w:t>动/静态加载</w:t>
            </w:r>
          </w:p>
        </w:tc>
        <w:tc>
          <w:tcPr>
            <w:tcW w:w="1545" w:type="pct"/>
            <w:shd w:val="clear" w:color="auto" w:fill="auto"/>
            <w:vAlign w:val="center"/>
          </w:tcPr>
          <w:p w14:paraId="6EB3B7DA">
            <w:pPr>
              <w:pStyle w:val="57"/>
              <w:spacing w:before="36" w:after="36"/>
              <w:rPr>
                <w:rFonts w:cs="Times New Roman"/>
                <w:kern w:val="0"/>
                <w:sz w:val="20"/>
              </w:rPr>
            </w:pPr>
            <w:r>
              <w:rPr>
                <w:rFonts w:cs="Times New Roman"/>
                <w:kern w:val="0"/>
                <w:sz w:val="20"/>
              </w:rPr>
              <w:t>模拟循环注采交变载荷</w:t>
            </w:r>
          </w:p>
        </w:tc>
      </w:tr>
      <w:tr w14:paraId="09785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6281DD4A">
            <w:pPr>
              <w:pStyle w:val="57"/>
              <w:spacing w:before="36" w:after="36"/>
              <w:rPr>
                <w:rFonts w:cs="Times New Roman"/>
                <w:kern w:val="0"/>
                <w:sz w:val="20"/>
              </w:rPr>
            </w:pPr>
            <w:r>
              <w:rPr>
                <w:rFonts w:cs="Times New Roman"/>
                <w:kern w:val="0"/>
                <w:sz w:val="20"/>
              </w:rPr>
              <w:t>Instron 8801通用伺服液压系统</w:t>
            </w:r>
          </w:p>
        </w:tc>
        <w:tc>
          <w:tcPr>
            <w:tcW w:w="1359" w:type="pct"/>
            <w:shd w:val="clear" w:color="auto" w:fill="auto"/>
            <w:vAlign w:val="center"/>
          </w:tcPr>
          <w:p w14:paraId="2B133C6C">
            <w:pPr>
              <w:pStyle w:val="57"/>
              <w:spacing w:before="36" w:after="36"/>
              <w:rPr>
                <w:rFonts w:cs="Times New Roman"/>
                <w:kern w:val="0"/>
                <w:sz w:val="20"/>
              </w:rPr>
            </w:pPr>
            <w:r>
              <w:rPr>
                <w:rFonts w:cs="Times New Roman"/>
                <w:kern w:val="0"/>
                <w:sz w:val="20"/>
              </w:rPr>
              <w:t>带高温炉</w:t>
            </w:r>
          </w:p>
        </w:tc>
        <w:tc>
          <w:tcPr>
            <w:tcW w:w="1545" w:type="pct"/>
            <w:shd w:val="clear" w:color="auto" w:fill="auto"/>
            <w:vAlign w:val="center"/>
          </w:tcPr>
          <w:p w14:paraId="1C01BB3A">
            <w:pPr>
              <w:pStyle w:val="57"/>
              <w:spacing w:before="36" w:after="36"/>
              <w:rPr>
                <w:rFonts w:cs="Times New Roman"/>
                <w:kern w:val="0"/>
                <w:sz w:val="20"/>
              </w:rPr>
            </w:pPr>
            <w:r>
              <w:rPr>
                <w:rFonts w:cs="Times New Roman"/>
                <w:kern w:val="0"/>
                <w:sz w:val="20"/>
              </w:rPr>
              <w:t>研究储层温度下的岩石力学行为</w:t>
            </w:r>
          </w:p>
        </w:tc>
      </w:tr>
      <w:tr w14:paraId="37A200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68DC2B83">
            <w:pPr>
              <w:pStyle w:val="57"/>
              <w:spacing w:before="36" w:after="36"/>
              <w:rPr>
                <w:rFonts w:cs="Times New Roman"/>
                <w:kern w:val="0"/>
                <w:sz w:val="20"/>
              </w:rPr>
            </w:pPr>
            <w:r>
              <w:rPr>
                <w:rFonts w:cs="Times New Roman"/>
                <w:kern w:val="0"/>
                <w:sz w:val="20"/>
              </w:rPr>
              <w:t>AST-600自动岩心饱和系统</w:t>
            </w:r>
          </w:p>
        </w:tc>
        <w:tc>
          <w:tcPr>
            <w:tcW w:w="1359" w:type="pct"/>
            <w:shd w:val="clear" w:color="auto" w:fill="auto"/>
            <w:vAlign w:val="center"/>
          </w:tcPr>
          <w:p w14:paraId="617E2704">
            <w:pPr>
              <w:pStyle w:val="57"/>
              <w:spacing w:before="36" w:after="36"/>
              <w:rPr>
                <w:rFonts w:cs="Times New Roman"/>
                <w:kern w:val="0"/>
                <w:sz w:val="20"/>
              </w:rPr>
            </w:pPr>
            <w:r>
              <w:rPr>
                <w:rFonts w:cs="Times New Roman"/>
                <w:kern w:val="0"/>
                <w:sz w:val="20"/>
              </w:rPr>
              <w:t>围压60 MPa/孔压45 MPa</w:t>
            </w:r>
          </w:p>
        </w:tc>
        <w:tc>
          <w:tcPr>
            <w:tcW w:w="1545" w:type="pct"/>
            <w:shd w:val="clear" w:color="auto" w:fill="auto"/>
            <w:vAlign w:val="center"/>
          </w:tcPr>
          <w:p w14:paraId="3FABA9E8">
            <w:pPr>
              <w:pStyle w:val="57"/>
              <w:spacing w:before="36" w:after="36"/>
              <w:rPr>
                <w:rFonts w:cs="Times New Roman"/>
                <w:kern w:val="0"/>
                <w:sz w:val="20"/>
              </w:rPr>
            </w:pPr>
            <w:r>
              <w:rPr>
                <w:rFonts w:cs="Times New Roman"/>
                <w:kern w:val="0"/>
                <w:sz w:val="20"/>
              </w:rPr>
              <w:t>CO₂/H₂饱和与注入条件模拟</w:t>
            </w:r>
          </w:p>
        </w:tc>
      </w:tr>
      <w:tr w14:paraId="4F6116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5D0851D0">
            <w:pPr>
              <w:pStyle w:val="57"/>
              <w:spacing w:before="36" w:after="36"/>
              <w:rPr>
                <w:rFonts w:cs="Times New Roman"/>
                <w:kern w:val="0"/>
                <w:sz w:val="20"/>
              </w:rPr>
            </w:pPr>
            <w:r>
              <w:rPr>
                <w:rFonts w:cs="Times New Roman"/>
                <w:kern w:val="0"/>
                <w:sz w:val="20"/>
              </w:rPr>
              <w:t>AP-608自动化孔隙度/渗透率测量系统</w:t>
            </w:r>
          </w:p>
        </w:tc>
        <w:tc>
          <w:tcPr>
            <w:tcW w:w="1359" w:type="pct"/>
            <w:shd w:val="clear" w:color="auto" w:fill="auto"/>
            <w:vAlign w:val="center"/>
          </w:tcPr>
          <w:p w14:paraId="23377A7F">
            <w:pPr>
              <w:pStyle w:val="57"/>
              <w:spacing w:before="36" w:after="36"/>
              <w:rPr>
                <w:rFonts w:cs="Times New Roman"/>
                <w:kern w:val="0"/>
                <w:sz w:val="20"/>
              </w:rPr>
            </w:pPr>
            <w:r>
              <w:rPr>
                <w:rFonts w:cs="Times New Roman"/>
                <w:kern w:val="0"/>
                <w:sz w:val="20"/>
              </w:rPr>
              <w:t>稳态/非稳态渗透率</w:t>
            </w:r>
          </w:p>
        </w:tc>
        <w:tc>
          <w:tcPr>
            <w:tcW w:w="1545" w:type="pct"/>
            <w:shd w:val="clear" w:color="auto" w:fill="auto"/>
            <w:vAlign w:val="center"/>
          </w:tcPr>
          <w:p w14:paraId="22631D20">
            <w:pPr>
              <w:pStyle w:val="57"/>
              <w:spacing w:before="36" w:after="36"/>
              <w:rPr>
                <w:rFonts w:cs="Times New Roman"/>
                <w:kern w:val="0"/>
                <w:sz w:val="20"/>
              </w:rPr>
            </w:pPr>
            <w:r>
              <w:rPr>
                <w:rFonts w:cs="Times New Roman"/>
                <w:kern w:val="0"/>
                <w:sz w:val="20"/>
              </w:rPr>
              <w:t>渗透率演化动态测定</w:t>
            </w:r>
          </w:p>
        </w:tc>
      </w:tr>
      <w:tr w14:paraId="1974F4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5AB9C582">
            <w:pPr>
              <w:pStyle w:val="57"/>
              <w:spacing w:before="36" w:after="36"/>
              <w:rPr>
                <w:rFonts w:cs="Times New Roman"/>
                <w:kern w:val="0"/>
                <w:sz w:val="20"/>
              </w:rPr>
            </w:pPr>
            <w:r>
              <w:rPr>
                <w:rFonts w:cs="Times New Roman"/>
                <w:kern w:val="0"/>
                <w:sz w:val="20"/>
              </w:rPr>
              <w:t>Nikon Metrology XT H 225显微CT</w:t>
            </w:r>
          </w:p>
        </w:tc>
        <w:tc>
          <w:tcPr>
            <w:tcW w:w="1359" w:type="pct"/>
            <w:shd w:val="clear" w:color="auto" w:fill="auto"/>
            <w:vAlign w:val="center"/>
          </w:tcPr>
          <w:p w14:paraId="23DB01A4">
            <w:pPr>
              <w:pStyle w:val="57"/>
              <w:spacing w:before="36" w:after="36"/>
              <w:rPr>
                <w:rFonts w:cs="Times New Roman"/>
                <w:kern w:val="0"/>
                <w:sz w:val="20"/>
              </w:rPr>
            </w:pPr>
            <w:r>
              <w:rPr>
                <w:rFonts w:cs="Times New Roman"/>
                <w:kern w:val="0"/>
                <w:sz w:val="20"/>
              </w:rPr>
              <w:t>分辨率&lt;5 μm</w:t>
            </w:r>
          </w:p>
        </w:tc>
        <w:tc>
          <w:tcPr>
            <w:tcW w:w="1545" w:type="pct"/>
            <w:shd w:val="clear" w:color="auto" w:fill="auto"/>
            <w:vAlign w:val="center"/>
          </w:tcPr>
          <w:p w14:paraId="23DABC42">
            <w:pPr>
              <w:pStyle w:val="57"/>
              <w:spacing w:before="36" w:after="36"/>
              <w:rPr>
                <w:rFonts w:cs="Times New Roman"/>
                <w:kern w:val="0"/>
                <w:sz w:val="20"/>
              </w:rPr>
            </w:pPr>
            <w:r>
              <w:rPr>
                <w:rFonts w:cs="Times New Roman"/>
                <w:kern w:val="0"/>
                <w:sz w:val="20"/>
              </w:rPr>
              <w:t>孔隙结构与裂隙网络三维重构</w:t>
            </w:r>
          </w:p>
        </w:tc>
      </w:tr>
      <w:tr w14:paraId="07CA88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36E74C8D">
            <w:pPr>
              <w:pStyle w:val="57"/>
              <w:spacing w:before="36" w:after="36"/>
              <w:rPr>
                <w:rFonts w:cs="Times New Roman"/>
                <w:kern w:val="0"/>
                <w:sz w:val="20"/>
              </w:rPr>
            </w:pPr>
            <w:r>
              <w:rPr>
                <w:rFonts w:cs="Times New Roman"/>
                <w:kern w:val="0"/>
                <w:sz w:val="20"/>
              </w:rPr>
              <w:t>FlowVision数值模拟平台</w:t>
            </w:r>
          </w:p>
        </w:tc>
        <w:tc>
          <w:tcPr>
            <w:tcW w:w="1359" w:type="pct"/>
            <w:shd w:val="clear" w:color="auto" w:fill="auto"/>
            <w:vAlign w:val="center"/>
          </w:tcPr>
          <w:p w14:paraId="6270915E">
            <w:pPr>
              <w:pStyle w:val="57"/>
              <w:spacing w:before="36" w:after="36"/>
              <w:rPr>
                <w:rFonts w:cs="Times New Roman"/>
                <w:kern w:val="0"/>
                <w:sz w:val="20"/>
              </w:rPr>
            </w:pPr>
            <w:r>
              <w:rPr>
                <w:rFonts w:cs="Times New Roman"/>
                <w:kern w:val="0"/>
                <w:sz w:val="20"/>
              </w:rPr>
              <w:t>多物理场耦合</w:t>
            </w:r>
          </w:p>
        </w:tc>
        <w:tc>
          <w:tcPr>
            <w:tcW w:w="1545" w:type="pct"/>
            <w:shd w:val="clear" w:color="auto" w:fill="auto"/>
            <w:vAlign w:val="center"/>
          </w:tcPr>
          <w:p w14:paraId="13859C51">
            <w:pPr>
              <w:pStyle w:val="57"/>
              <w:spacing w:before="36" w:after="36"/>
              <w:rPr>
                <w:rFonts w:cs="Times New Roman"/>
                <w:kern w:val="0"/>
                <w:sz w:val="20"/>
              </w:rPr>
            </w:pPr>
            <w:r>
              <w:rPr>
                <w:rFonts w:cs="Times New Roman"/>
                <w:kern w:val="0"/>
                <w:sz w:val="20"/>
              </w:rPr>
              <w:t>渗流-应力-化学多场耦合模拟</w:t>
            </w:r>
          </w:p>
        </w:tc>
      </w:tr>
      <w:tr w14:paraId="74B89C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7FECDF80">
            <w:pPr>
              <w:pStyle w:val="57"/>
              <w:spacing w:before="36" w:after="36"/>
              <w:rPr>
                <w:rFonts w:cs="Times New Roman"/>
                <w:kern w:val="0"/>
                <w:sz w:val="20"/>
              </w:rPr>
            </w:pPr>
            <w:r>
              <w:rPr>
                <w:rFonts w:cs="Times New Roman"/>
                <w:kern w:val="0"/>
                <w:sz w:val="20"/>
              </w:rPr>
              <w:t>LIMESS Vic-3D光学变形分析系统</w:t>
            </w:r>
          </w:p>
        </w:tc>
        <w:tc>
          <w:tcPr>
            <w:tcW w:w="1359" w:type="pct"/>
            <w:shd w:val="clear" w:color="auto" w:fill="auto"/>
            <w:vAlign w:val="center"/>
          </w:tcPr>
          <w:p w14:paraId="3D4722B8">
            <w:pPr>
              <w:pStyle w:val="57"/>
              <w:spacing w:before="36" w:after="36"/>
              <w:rPr>
                <w:rFonts w:cs="Times New Roman"/>
                <w:kern w:val="0"/>
                <w:sz w:val="20"/>
              </w:rPr>
            </w:pPr>
            <w:r>
              <w:rPr>
                <w:rFonts w:cs="Times New Roman"/>
                <w:kern w:val="0"/>
                <w:sz w:val="20"/>
              </w:rPr>
              <w:t>全场非接触变形测量</w:t>
            </w:r>
          </w:p>
        </w:tc>
        <w:tc>
          <w:tcPr>
            <w:tcW w:w="1545" w:type="pct"/>
            <w:shd w:val="clear" w:color="auto" w:fill="auto"/>
            <w:vAlign w:val="center"/>
          </w:tcPr>
          <w:p w14:paraId="6D0BB200">
            <w:pPr>
              <w:pStyle w:val="57"/>
              <w:spacing w:before="36" w:after="36"/>
              <w:rPr>
                <w:rFonts w:cs="Times New Roman"/>
                <w:kern w:val="0"/>
                <w:sz w:val="20"/>
              </w:rPr>
            </w:pPr>
            <w:r>
              <w:rPr>
                <w:rFonts w:cs="Times New Roman"/>
                <w:kern w:val="0"/>
                <w:sz w:val="20"/>
              </w:rPr>
              <w:t>变形局部化与损伤演化观测</w:t>
            </w:r>
          </w:p>
        </w:tc>
      </w:tr>
      <w:tr w14:paraId="57BC51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57" w:type="dxa"/>
            <w:bottom w:w="0" w:type="dxa"/>
            <w:right w:w="57" w:type="dxa"/>
          </w:tblCellMar>
        </w:tblPrEx>
        <w:trPr>
          <w:trHeight w:val="567" w:hRule="atLeast"/>
          <w:jc w:val="center"/>
        </w:trPr>
        <w:tc>
          <w:tcPr>
            <w:tcW w:w="2096" w:type="pct"/>
            <w:shd w:val="clear" w:color="auto" w:fill="auto"/>
            <w:vAlign w:val="center"/>
          </w:tcPr>
          <w:p w14:paraId="6969959A">
            <w:pPr>
              <w:pStyle w:val="57"/>
              <w:spacing w:before="36" w:after="36"/>
              <w:rPr>
                <w:rFonts w:cs="Times New Roman"/>
                <w:kern w:val="0"/>
                <w:sz w:val="20"/>
              </w:rPr>
            </w:pPr>
            <w:r>
              <w:rPr>
                <w:rFonts w:cs="Times New Roman"/>
                <w:kern w:val="0"/>
                <w:sz w:val="20"/>
              </w:rPr>
              <w:t>3D打印系统（Anycubic等）</w:t>
            </w:r>
          </w:p>
        </w:tc>
        <w:tc>
          <w:tcPr>
            <w:tcW w:w="1359" w:type="pct"/>
            <w:shd w:val="clear" w:color="auto" w:fill="auto"/>
            <w:vAlign w:val="center"/>
          </w:tcPr>
          <w:p w14:paraId="129D1CE0">
            <w:pPr>
              <w:pStyle w:val="57"/>
              <w:spacing w:before="36" w:after="36"/>
              <w:rPr>
                <w:rFonts w:cs="Times New Roman"/>
                <w:kern w:val="0"/>
                <w:sz w:val="20"/>
              </w:rPr>
            </w:pPr>
            <w:r>
              <w:rPr>
                <w:rFonts w:cs="Times New Roman"/>
                <w:kern w:val="0"/>
                <w:sz w:val="20"/>
              </w:rPr>
              <w:t>高精度多材料打印</w:t>
            </w:r>
          </w:p>
        </w:tc>
        <w:tc>
          <w:tcPr>
            <w:tcW w:w="1545" w:type="pct"/>
            <w:shd w:val="clear" w:color="auto" w:fill="auto"/>
            <w:vAlign w:val="center"/>
          </w:tcPr>
          <w:p w14:paraId="30696E61">
            <w:pPr>
              <w:pStyle w:val="57"/>
              <w:spacing w:before="36" w:after="36"/>
              <w:rPr>
                <w:rFonts w:cs="Times New Roman"/>
                <w:kern w:val="0"/>
                <w:sz w:val="20"/>
              </w:rPr>
            </w:pPr>
            <w:r>
              <w:rPr>
                <w:rFonts w:cs="Times New Roman"/>
                <w:kern w:val="0"/>
                <w:sz w:val="20"/>
              </w:rPr>
              <w:t>制备标准化可控孔隙岩样</w:t>
            </w:r>
          </w:p>
        </w:tc>
      </w:tr>
    </w:tbl>
    <w:p w14:paraId="60651783">
      <w:pPr>
        <w:pStyle w:val="3"/>
        <w:ind w:firstLine="480"/>
      </w:pPr>
      <w:r>
        <w:t>总体而言，PNRPU在岩石渗流-力学耦合实验、多物理场数值模拟及油气地质力学研究方面具有世界一流的科研平台和顶尖团队。尤其是在CO₂/H₂地下封存领域所必需的高端实验条件与技术积累，为中-俄-伊三方合作的顺利实施提供了不可替代的实验基础与理论支撑。</w:t>
      </w:r>
    </w:p>
    <w:p w14:paraId="2143DF59">
      <w:pPr>
        <w:pStyle w:val="2"/>
        <w:spacing w:before="240"/>
      </w:pPr>
      <w:bookmarkStart w:id="61" w:name="_Toc232545683"/>
      <w:r>
        <w:t>相关的国际合作与交流</w:t>
      </w:r>
      <w:bookmarkEnd w:id="61"/>
    </w:p>
    <w:p w14:paraId="43DC1C3E">
      <w:pPr>
        <w:pStyle w:val="72"/>
      </w:pPr>
      <w:r>
        <w:t>申报团队承担国际合作项目情况；除本项目的国（境）外合作方外，申报团队现有的其他国际科技合作交流基础和渠道、主要合作对象、合作领域、合作方式和合作成果等内容</w:t>
      </w:r>
      <w:r>
        <w:rPr>
          <w:rFonts w:hint="eastAsia"/>
        </w:rPr>
        <w:t>（</w:t>
      </w:r>
      <w:r>
        <w:t>限500字以内</w:t>
      </w:r>
      <w:r>
        <w:rPr>
          <w:rFonts w:hint="eastAsia"/>
        </w:rPr>
        <w:t>）</w:t>
      </w:r>
      <w:r>
        <w:t>。</w:t>
      </w:r>
    </w:p>
    <w:p w14:paraId="70CEEB45">
      <w:pPr>
        <w:pStyle w:val="3"/>
        <w:ind w:firstLine="480"/>
      </w:pPr>
      <w:r>
        <w:t>申报团队已形成较好的国际合作基础和交流渠道。</w:t>
      </w:r>
    </w:p>
    <w:p w14:paraId="2AEC5CBE">
      <w:pPr>
        <w:pStyle w:val="3"/>
        <w:ind w:firstLine="480"/>
      </w:pPr>
      <w:r>
        <w:rPr>
          <w:rFonts w:hint="eastAsia"/>
        </w:rPr>
        <w:t>项目牵头单位</w:t>
      </w:r>
      <w:r>
        <w:t>中国矿业大学在人工智能与图像处理领域与新加坡南洋理工大学、法国南特大学、英国卡迪夫大学等保持长期合作，联合发表高水平论文6篇，并多次在CVPR、ICIP等国际会议作报告，为本项目AI模型与平台研发提供支撑。</w:t>
      </w:r>
    </w:p>
    <w:p w14:paraId="188A93B9">
      <w:pPr>
        <w:pStyle w:val="3"/>
        <w:ind w:firstLine="480"/>
      </w:pPr>
      <w:r>
        <w:rPr>
          <w:rFonts w:hint="eastAsia"/>
        </w:rPr>
        <w:t>项目参与单位</w:t>
      </w:r>
      <w:r>
        <w:t>辽宁大学在深地科学与能源存储领域合作基础扎实，曾主办SECP 2025国际会议，并联合有关单位举办第十四届中俄深部岩石力学与工程论坛，吸引中、俄、哈等国专家参会；依托《Geohazard Mechanics》英文期刊，与美国、俄罗斯、挪威、澳大利亚等17个国家建立常态化交流。</w:t>
      </w:r>
    </w:p>
    <w:p w14:paraId="47941D63">
      <w:pPr>
        <w:pStyle w:val="3"/>
        <w:ind w:firstLine="480"/>
      </w:pPr>
      <w:r>
        <w:rPr>
          <w:rFonts w:hint="eastAsia"/>
        </w:rPr>
        <w:t>项目参与单位</w:t>
      </w:r>
      <w:r>
        <w:t>煤炭科学研究总院有限公司长期开展深部岩石力学与矿山工程国际合作，曾联合举办中俄矿山深部岩石力学国际论坛，并承担哈萨克ShDNK-2铬矿自然崩落法灾害识别与危害评估项目。上述合作为本项目开展联合研究、人员交流、成果发表和工程验证提供了良好基础。</w:t>
      </w:r>
    </w:p>
    <w:p w14:paraId="6E34583A">
      <w:pPr>
        <w:pStyle w:val="3"/>
        <w:ind w:firstLine="480"/>
        <w:sectPr>
          <w:pgSz w:w="11907" w:h="16840"/>
          <w:pgMar w:top="1418" w:right="1418" w:bottom="1701" w:left="1418" w:header="851" w:footer="1043" w:gutter="0"/>
          <w:cols w:space="720" w:num="1"/>
          <w:titlePg/>
          <w:docGrid w:linePitch="312" w:charSpace="0"/>
        </w:sectPr>
      </w:pPr>
    </w:p>
    <w:p w14:paraId="6929A3E0">
      <w:pPr>
        <w:pStyle w:val="3"/>
        <w:ind w:firstLine="560"/>
        <w:rPr>
          <w:rFonts w:eastAsia="黑体"/>
          <w:bCs/>
          <w:sz w:val="28"/>
          <w:szCs w:val="28"/>
        </w:rPr>
      </w:pPr>
      <w:r>
        <w:rPr>
          <w:rFonts w:eastAsia="黑体"/>
          <w:bCs/>
          <w:sz w:val="28"/>
          <w:szCs w:val="28"/>
        </w:rPr>
        <w:t>（四）项目牵头企业运行状况</w:t>
      </w:r>
      <w:r>
        <w:rPr>
          <w:rFonts w:eastAsia="仿宋_GB2312"/>
          <w:bCs/>
          <w:sz w:val="28"/>
          <w:szCs w:val="28"/>
        </w:rPr>
        <w:t>（项目牵头单位不是企业的，不需填写）</w:t>
      </w:r>
    </w:p>
    <w:p w14:paraId="7D80BD7C">
      <w:pPr>
        <w:pStyle w:val="72"/>
      </w:pPr>
      <w:r>
        <w:t>填写下表，并在附件中提供该单位须提供近2年经会计师事务所审计的财务报告（包括资产负债表、损益表、现金流量表）。</w:t>
      </w:r>
    </w:p>
    <w:tbl>
      <w:tblPr>
        <w:tblStyle w:val="25"/>
        <w:tblW w:w="0" w:type="auto"/>
        <w:jc w:val="center"/>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Layout w:type="fixed"/>
        <w:tblCellMar>
          <w:top w:w="15" w:type="dxa"/>
          <w:left w:w="15" w:type="dxa"/>
          <w:bottom w:w="15" w:type="dxa"/>
          <w:right w:w="15" w:type="dxa"/>
        </w:tblCellMar>
      </w:tblPr>
      <w:tblGrid>
        <w:gridCol w:w="574"/>
        <w:gridCol w:w="8"/>
        <w:gridCol w:w="1187"/>
        <w:gridCol w:w="437"/>
        <w:gridCol w:w="425"/>
        <w:gridCol w:w="567"/>
        <w:gridCol w:w="1172"/>
        <w:gridCol w:w="671"/>
        <w:gridCol w:w="426"/>
        <w:gridCol w:w="708"/>
        <w:gridCol w:w="992"/>
        <w:gridCol w:w="425"/>
        <w:gridCol w:w="1637"/>
      </w:tblGrid>
      <w:tr w14:paraId="2BF922BD">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restart"/>
            <w:tcBorders>
              <w:top w:val="single" w:color="121212" w:sz="8" w:space="0"/>
              <w:left w:val="single" w:color="121212" w:sz="8" w:space="0"/>
              <w:bottom w:val="single" w:color="121212" w:sz="8" w:space="0"/>
              <w:right w:val="single" w:color="121212" w:sz="8" w:space="0"/>
            </w:tcBorders>
            <w:vAlign w:val="center"/>
          </w:tcPr>
          <w:p w14:paraId="4EF23A94">
            <w:pPr>
              <w:pStyle w:val="57"/>
              <w:spacing w:before="36" w:after="36"/>
            </w:pPr>
            <w:r>
              <w:t>项</w:t>
            </w:r>
          </w:p>
          <w:p w14:paraId="3DBE1569">
            <w:pPr>
              <w:pStyle w:val="57"/>
              <w:spacing w:before="36" w:after="36"/>
            </w:pPr>
            <w:r>
              <w:t>目</w:t>
            </w:r>
          </w:p>
          <w:p w14:paraId="40482839">
            <w:pPr>
              <w:pStyle w:val="57"/>
              <w:spacing w:before="36" w:after="36"/>
            </w:pPr>
            <w:r>
              <w:t>牵</w:t>
            </w:r>
          </w:p>
          <w:p w14:paraId="2B3BECB3">
            <w:pPr>
              <w:pStyle w:val="57"/>
              <w:spacing w:before="36" w:after="36"/>
            </w:pPr>
            <w:r>
              <w:t>头</w:t>
            </w:r>
          </w:p>
          <w:p w14:paraId="34F44846">
            <w:pPr>
              <w:pStyle w:val="57"/>
              <w:spacing w:before="36" w:after="36"/>
            </w:pPr>
            <w:r>
              <w:t>企</w:t>
            </w:r>
          </w:p>
          <w:p w14:paraId="1A857694">
            <w:pPr>
              <w:pStyle w:val="57"/>
              <w:spacing w:before="36" w:after="36"/>
            </w:pPr>
            <w:r>
              <w:t>业</w:t>
            </w:r>
          </w:p>
          <w:p w14:paraId="0D22DABE">
            <w:pPr>
              <w:pStyle w:val="57"/>
              <w:spacing w:before="36" w:after="36"/>
            </w:pPr>
            <w:r>
              <w:t>概</w:t>
            </w:r>
          </w:p>
          <w:p w14:paraId="0D2E6FBC">
            <w:pPr>
              <w:pStyle w:val="57"/>
              <w:spacing w:before="36" w:after="36"/>
            </w:pPr>
            <w:r>
              <w:t>况</w:t>
            </w: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4981486D">
            <w:pPr>
              <w:pStyle w:val="57"/>
              <w:spacing w:before="36" w:after="36"/>
            </w:pPr>
            <w:r>
              <w:t>企业名称</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14:paraId="7FC46239">
            <w:pPr>
              <w:pStyle w:val="57"/>
              <w:spacing w:before="36" w:after="36"/>
            </w:pPr>
          </w:p>
        </w:tc>
      </w:tr>
      <w:tr w14:paraId="74956A9F">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424"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0FB67438">
            <w:pPr>
              <w:pStyle w:val="57"/>
              <w:spacing w:before="36" w:after="36"/>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65954DBA">
            <w:pPr>
              <w:pStyle w:val="57"/>
              <w:spacing w:before="36" w:after="36"/>
            </w:pPr>
            <w:r>
              <w:t>行业/领域</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14:paraId="2BD3BA0E">
            <w:pPr>
              <w:pStyle w:val="57"/>
              <w:spacing w:before="36" w:after="36"/>
            </w:pPr>
          </w:p>
        </w:tc>
      </w:tr>
      <w:tr w14:paraId="65560297">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360"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2328572A">
            <w:pPr>
              <w:pStyle w:val="57"/>
              <w:spacing w:before="36" w:after="36"/>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5DA4B468">
            <w:pPr>
              <w:pStyle w:val="57"/>
              <w:spacing w:before="36" w:after="36"/>
            </w:pPr>
            <w:r>
              <w:t>经济性质</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14:paraId="12A9E4EF">
            <w:pPr>
              <w:pStyle w:val="57"/>
              <w:spacing w:before="36" w:after="36"/>
            </w:pPr>
            <w:r>
              <w:t xml:space="preserve">□国有企业  □集体企业  </w:t>
            </w:r>
          </w:p>
          <w:p w14:paraId="1AC04E90">
            <w:pPr>
              <w:pStyle w:val="57"/>
              <w:spacing w:before="36" w:after="36"/>
            </w:pPr>
            <w:r>
              <w:t>□私营企业  □有限责任公司</w:t>
            </w:r>
          </w:p>
          <w:p w14:paraId="5E92A475">
            <w:pPr>
              <w:pStyle w:val="57"/>
              <w:spacing w:before="36" w:after="36"/>
            </w:pPr>
            <w:r>
              <w:t>□股份有限公司 □其它企业</w:t>
            </w: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14:paraId="3ABBF48C">
            <w:pPr>
              <w:pStyle w:val="57"/>
              <w:spacing w:before="36" w:after="36"/>
            </w:pPr>
            <w:r>
              <w:t>企业特性</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14:paraId="57A162BE">
            <w:pPr>
              <w:pStyle w:val="57"/>
              <w:spacing w:before="36" w:after="36"/>
            </w:pPr>
            <w:r>
              <w:rPr>
                <w:szCs w:val="21"/>
              </w:rPr>
              <w:t>□</w:t>
            </w:r>
            <w:r>
              <w:rPr>
                <w:szCs w:val="18"/>
              </w:rPr>
              <w:t xml:space="preserve">经认定的高新技术企业 </w:t>
            </w:r>
            <w:r>
              <w:rPr>
                <w:szCs w:val="21"/>
              </w:rPr>
              <w:t>□</w:t>
            </w:r>
            <w:r>
              <w:rPr>
                <w:szCs w:val="18"/>
              </w:rPr>
              <w:t xml:space="preserve">国家创新型企业 </w:t>
            </w:r>
            <w:r>
              <w:rPr>
                <w:szCs w:val="21"/>
              </w:rPr>
              <w:t>□</w:t>
            </w:r>
            <w:r>
              <w:rPr>
                <w:szCs w:val="18"/>
              </w:rPr>
              <w:t>其他：</w:t>
            </w:r>
            <w:r>
              <w:rPr>
                <w:szCs w:val="18"/>
                <w:u w:val="single"/>
              </w:rPr>
              <w:t xml:space="preserve">           </w:t>
            </w:r>
          </w:p>
        </w:tc>
      </w:tr>
      <w:tr w14:paraId="5FA6E00B">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360"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2FAE4674">
            <w:pPr>
              <w:pStyle w:val="57"/>
              <w:spacing w:before="36" w:after="36"/>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4BD1A3AF">
            <w:pPr>
              <w:pStyle w:val="57"/>
              <w:spacing w:before="36" w:after="36"/>
            </w:pPr>
            <w:r>
              <w:t>上市情况</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14:paraId="44815EB8">
            <w:pPr>
              <w:pStyle w:val="57"/>
              <w:spacing w:before="36" w:after="36"/>
            </w:pPr>
            <w:r>
              <w:rPr>
                <w:szCs w:val="21"/>
              </w:rPr>
              <w:t>□</w:t>
            </w:r>
            <w:r>
              <w:t xml:space="preserve">深交所 </w:t>
            </w:r>
            <w:r>
              <w:rPr>
                <w:szCs w:val="21"/>
              </w:rPr>
              <w:t>□</w:t>
            </w:r>
            <w:r>
              <w:t xml:space="preserve">上交所 </w:t>
            </w:r>
            <w:r>
              <w:rPr>
                <w:szCs w:val="21"/>
              </w:rPr>
              <w:t>□</w:t>
            </w:r>
            <w:r>
              <w:t xml:space="preserve">新加坡 </w:t>
            </w:r>
          </w:p>
          <w:p w14:paraId="321B9322">
            <w:pPr>
              <w:pStyle w:val="57"/>
              <w:spacing w:before="36" w:after="36"/>
            </w:pPr>
            <w:r>
              <w:rPr>
                <w:szCs w:val="21"/>
              </w:rPr>
              <w:t>□</w:t>
            </w:r>
            <w:r>
              <w:t xml:space="preserve">香港 </w:t>
            </w:r>
            <w:r>
              <w:rPr>
                <w:szCs w:val="21"/>
              </w:rPr>
              <w:t>□</w:t>
            </w:r>
            <w:r>
              <w:t xml:space="preserve">创业板  </w:t>
            </w:r>
            <w:r>
              <w:rPr>
                <w:szCs w:val="21"/>
              </w:rPr>
              <w:t>□</w:t>
            </w:r>
            <w:r>
              <w:t>新三板</w:t>
            </w:r>
          </w:p>
          <w:p w14:paraId="66E85478">
            <w:pPr>
              <w:pStyle w:val="57"/>
              <w:spacing w:before="36" w:after="36"/>
            </w:pPr>
            <w:r>
              <w:rPr>
                <w:szCs w:val="21"/>
              </w:rPr>
              <w:t>□</w:t>
            </w:r>
            <w:r>
              <w:t>纳斯达克</w:t>
            </w:r>
            <w:r>
              <w:rPr>
                <w:szCs w:val="21"/>
              </w:rPr>
              <w:t>□</w:t>
            </w:r>
            <w:r>
              <w:t>纽约交易所</w:t>
            </w:r>
          </w:p>
          <w:p w14:paraId="79FD669E">
            <w:pPr>
              <w:pStyle w:val="57"/>
              <w:spacing w:before="36" w:after="36"/>
            </w:pPr>
            <w:r>
              <w:rPr>
                <w:szCs w:val="21"/>
              </w:rPr>
              <w:t>□</w:t>
            </w:r>
            <w:r>
              <w:t xml:space="preserve">其它：          </w:t>
            </w: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14:paraId="0956B23D">
            <w:pPr>
              <w:pStyle w:val="57"/>
              <w:spacing w:before="36" w:after="36"/>
            </w:pPr>
            <w:r>
              <w:t>上级主管单位</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14:paraId="5E0084EE">
            <w:pPr>
              <w:pStyle w:val="57"/>
              <w:spacing w:before="36" w:after="36"/>
              <w:rPr>
                <w:szCs w:val="18"/>
              </w:rPr>
            </w:pPr>
            <w:r>
              <w:rPr>
                <w:szCs w:val="21"/>
              </w:rPr>
              <w:t>□</w:t>
            </w:r>
            <w:r>
              <w:rPr>
                <w:szCs w:val="18"/>
              </w:rPr>
              <w:t xml:space="preserve">大专院校  </w:t>
            </w:r>
            <w:r>
              <w:rPr>
                <w:szCs w:val="21"/>
              </w:rPr>
              <w:t>□</w:t>
            </w:r>
            <w:r>
              <w:rPr>
                <w:szCs w:val="18"/>
              </w:rPr>
              <w:t xml:space="preserve">中科院科研院所 </w:t>
            </w:r>
            <w:r>
              <w:rPr>
                <w:szCs w:val="21"/>
              </w:rPr>
              <w:t>□</w:t>
            </w:r>
            <w:r>
              <w:rPr>
                <w:szCs w:val="18"/>
              </w:rPr>
              <w:t>其他部委科研院所</w:t>
            </w:r>
            <w:r>
              <w:rPr>
                <w:szCs w:val="15"/>
              </w:rPr>
              <w:t xml:space="preserve">  </w:t>
            </w:r>
            <w:r>
              <w:rPr>
                <w:szCs w:val="21"/>
              </w:rPr>
              <w:t>□</w:t>
            </w:r>
            <w:r>
              <w:rPr>
                <w:szCs w:val="18"/>
              </w:rPr>
              <w:t xml:space="preserve">地方科研院所  </w:t>
            </w:r>
            <w:r>
              <w:rPr>
                <w:szCs w:val="21"/>
              </w:rPr>
              <w:t>□</w:t>
            </w:r>
            <w:r>
              <w:rPr>
                <w:szCs w:val="18"/>
              </w:rPr>
              <w:t xml:space="preserve">军队系统  </w:t>
            </w:r>
            <w:r>
              <w:rPr>
                <w:szCs w:val="21"/>
              </w:rPr>
              <w:t>□</w:t>
            </w:r>
            <w:r>
              <w:rPr>
                <w:szCs w:val="18"/>
              </w:rPr>
              <w:t xml:space="preserve">政府职能部门  </w:t>
            </w:r>
            <w:r>
              <w:rPr>
                <w:szCs w:val="21"/>
              </w:rPr>
              <w:t>□</w:t>
            </w:r>
            <w:r>
              <w:rPr>
                <w:szCs w:val="18"/>
              </w:rPr>
              <w:t xml:space="preserve">企业   </w:t>
            </w:r>
            <w:r>
              <w:rPr>
                <w:szCs w:val="21"/>
              </w:rPr>
              <w:t>□</w:t>
            </w:r>
            <w:r>
              <w:rPr>
                <w:szCs w:val="18"/>
              </w:rPr>
              <w:t xml:space="preserve">无主管  </w:t>
            </w:r>
          </w:p>
          <w:p w14:paraId="54F89632">
            <w:pPr>
              <w:pStyle w:val="57"/>
              <w:spacing w:before="36" w:after="36"/>
              <w:rPr>
                <w:szCs w:val="21"/>
              </w:rPr>
            </w:pPr>
            <w:r>
              <w:rPr>
                <w:szCs w:val="21"/>
              </w:rPr>
              <w:t>□</w:t>
            </w:r>
            <w:r>
              <w:rPr>
                <w:szCs w:val="18"/>
              </w:rPr>
              <w:t>其他：</w:t>
            </w:r>
          </w:p>
        </w:tc>
      </w:tr>
      <w:tr w14:paraId="225E8E30">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1FEDE4B5">
            <w:pPr>
              <w:pStyle w:val="57"/>
              <w:spacing w:before="36" w:after="36"/>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046BBE03">
            <w:pPr>
              <w:pStyle w:val="57"/>
              <w:spacing w:before="36" w:after="36"/>
            </w:pPr>
            <w:r>
              <w:t>公司注册地址</w:t>
            </w:r>
          </w:p>
        </w:tc>
        <w:tc>
          <w:tcPr>
            <w:tcW w:w="3272" w:type="dxa"/>
            <w:gridSpan w:val="5"/>
            <w:tcBorders>
              <w:top w:val="single" w:color="121212" w:sz="8" w:space="0"/>
              <w:left w:val="single" w:color="121212" w:sz="8" w:space="0"/>
              <w:bottom w:val="single" w:color="121212" w:sz="8" w:space="0"/>
              <w:right w:val="single" w:color="121212" w:sz="8" w:space="0"/>
            </w:tcBorders>
            <w:vAlign w:val="center"/>
          </w:tcPr>
          <w:p w14:paraId="34652CCB">
            <w:pPr>
              <w:pStyle w:val="57"/>
              <w:spacing w:before="36" w:after="36"/>
            </w:pPr>
          </w:p>
        </w:tc>
        <w:tc>
          <w:tcPr>
            <w:tcW w:w="1134" w:type="dxa"/>
            <w:gridSpan w:val="2"/>
            <w:tcBorders>
              <w:top w:val="single" w:color="121212" w:sz="8" w:space="0"/>
              <w:left w:val="single" w:color="121212" w:sz="8" w:space="0"/>
              <w:bottom w:val="single" w:color="121212" w:sz="8" w:space="0"/>
              <w:right w:val="single" w:color="121212" w:sz="8" w:space="0"/>
            </w:tcBorders>
            <w:vAlign w:val="center"/>
          </w:tcPr>
          <w:p w14:paraId="287427F6">
            <w:pPr>
              <w:pStyle w:val="57"/>
              <w:spacing w:before="36" w:after="36"/>
            </w:pPr>
            <w:r>
              <w:t>注册资本</w:t>
            </w:r>
          </w:p>
          <w:p w14:paraId="0B2DD566">
            <w:pPr>
              <w:pStyle w:val="57"/>
              <w:spacing w:before="36" w:after="36"/>
            </w:pPr>
            <w:r>
              <w:t>（万元）</w:t>
            </w:r>
          </w:p>
        </w:tc>
        <w:tc>
          <w:tcPr>
            <w:tcW w:w="3054" w:type="dxa"/>
            <w:gridSpan w:val="3"/>
            <w:tcBorders>
              <w:top w:val="single" w:color="121212" w:sz="8" w:space="0"/>
              <w:left w:val="single" w:color="121212" w:sz="8" w:space="0"/>
              <w:bottom w:val="single" w:color="121212" w:sz="8" w:space="0"/>
              <w:right w:val="single" w:color="121212" w:sz="8" w:space="0"/>
            </w:tcBorders>
            <w:vAlign w:val="center"/>
          </w:tcPr>
          <w:p w14:paraId="7860530A">
            <w:pPr>
              <w:pStyle w:val="57"/>
              <w:spacing w:before="36" w:after="36"/>
            </w:pPr>
          </w:p>
        </w:tc>
      </w:tr>
      <w:tr w14:paraId="06EEC625">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trHeight w:val="494" w:hRule="atLeast"/>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20817C1D">
            <w:pPr>
              <w:pStyle w:val="57"/>
              <w:spacing w:before="36" w:after="36"/>
            </w:pPr>
          </w:p>
        </w:tc>
        <w:tc>
          <w:tcPr>
            <w:tcW w:w="2057" w:type="dxa"/>
            <w:gridSpan w:val="4"/>
            <w:tcBorders>
              <w:top w:val="single" w:color="121212" w:sz="8" w:space="0"/>
              <w:left w:val="single" w:color="121212" w:sz="8" w:space="0"/>
              <w:bottom w:val="single" w:color="121212" w:sz="8" w:space="0"/>
              <w:right w:val="single" w:color="121212" w:sz="8" w:space="0"/>
            </w:tcBorders>
            <w:vAlign w:val="center"/>
          </w:tcPr>
          <w:p w14:paraId="2283329D">
            <w:pPr>
              <w:pStyle w:val="57"/>
              <w:spacing w:before="36" w:after="36"/>
            </w:pPr>
            <w:r>
              <w:t>成立时间（年、月）</w:t>
            </w:r>
          </w:p>
        </w:tc>
        <w:tc>
          <w:tcPr>
            <w:tcW w:w="1739" w:type="dxa"/>
            <w:gridSpan w:val="2"/>
            <w:tcBorders>
              <w:top w:val="single" w:color="121212" w:sz="8" w:space="0"/>
              <w:left w:val="single" w:color="121212" w:sz="8" w:space="0"/>
              <w:bottom w:val="single" w:color="121212" w:sz="8" w:space="0"/>
              <w:right w:val="single" w:color="121212" w:sz="8" w:space="0"/>
            </w:tcBorders>
            <w:vAlign w:val="center"/>
          </w:tcPr>
          <w:p w14:paraId="1E396EDA">
            <w:pPr>
              <w:pStyle w:val="57"/>
              <w:spacing w:before="36" w:after="36"/>
            </w:pPr>
          </w:p>
        </w:tc>
        <w:tc>
          <w:tcPr>
            <w:tcW w:w="1097" w:type="dxa"/>
            <w:gridSpan w:val="2"/>
            <w:tcBorders>
              <w:top w:val="single" w:color="121212" w:sz="8" w:space="0"/>
              <w:left w:val="single" w:color="121212" w:sz="8" w:space="0"/>
              <w:bottom w:val="single" w:color="121212" w:sz="8" w:space="0"/>
              <w:right w:val="single" w:color="121212" w:sz="8" w:space="0"/>
            </w:tcBorders>
            <w:vAlign w:val="center"/>
          </w:tcPr>
          <w:p w14:paraId="1C5E756B">
            <w:pPr>
              <w:pStyle w:val="57"/>
              <w:spacing w:before="36" w:after="36"/>
            </w:pPr>
            <w:r>
              <w:t>人员规模</w:t>
            </w:r>
          </w:p>
        </w:tc>
        <w:tc>
          <w:tcPr>
            <w:tcW w:w="3762" w:type="dxa"/>
            <w:gridSpan w:val="4"/>
            <w:tcBorders>
              <w:top w:val="single" w:color="121212" w:sz="8" w:space="0"/>
              <w:left w:val="single" w:color="121212" w:sz="8" w:space="0"/>
              <w:bottom w:val="single" w:color="121212" w:sz="8" w:space="0"/>
              <w:right w:val="single" w:color="121212" w:sz="8" w:space="0"/>
            </w:tcBorders>
            <w:vAlign w:val="center"/>
          </w:tcPr>
          <w:p w14:paraId="6ECB43A3">
            <w:pPr>
              <w:pStyle w:val="57"/>
              <w:spacing w:before="36" w:after="36"/>
            </w:pPr>
          </w:p>
        </w:tc>
      </w:tr>
      <w:tr w14:paraId="4435B0F2">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vMerge w:val="continue"/>
            <w:tcBorders>
              <w:top w:val="single" w:color="121212" w:sz="8" w:space="0"/>
              <w:left w:val="single" w:color="121212" w:sz="8" w:space="0"/>
              <w:bottom w:val="single" w:color="121212" w:sz="8" w:space="0"/>
              <w:right w:val="single" w:color="121212" w:sz="8" w:space="0"/>
            </w:tcBorders>
            <w:vAlign w:val="center"/>
          </w:tcPr>
          <w:p w14:paraId="11342BB9">
            <w:pPr>
              <w:pStyle w:val="57"/>
              <w:spacing w:before="36" w:after="36"/>
            </w:pPr>
          </w:p>
        </w:tc>
        <w:tc>
          <w:tcPr>
            <w:tcW w:w="1195" w:type="dxa"/>
            <w:gridSpan w:val="2"/>
            <w:tcBorders>
              <w:top w:val="single" w:color="121212" w:sz="8" w:space="0"/>
              <w:left w:val="single" w:color="121212" w:sz="8" w:space="0"/>
              <w:bottom w:val="single" w:color="121212" w:sz="8" w:space="0"/>
              <w:right w:val="single" w:color="121212" w:sz="8" w:space="0"/>
            </w:tcBorders>
            <w:vAlign w:val="center"/>
          </w:tcPr>
          <w:p w14:paraId="197E071D">
            <w:pPr>
              <w:pStyle w:val="57"/>
              <w:spacing w:before="36" w:after="36"/>
            </w:pPr>
            <w:r>
              <w:t>主营方向</w:t>
            </w:r>
          </w:p>
        </w:tc>
        <w:tc>
          <w:tcPr>
            <w:tcW w:w="7460" w:type="dxa"/>
            <w:gridSpan w:val="10"/>
            <w:tcBorders>
              <w:top w:val="single" w:color="121212" w:sz="8" w:space="0"/>
              <w:left w:val="single" w:color="121212" w:sz="8" w:space="0"/>
              <w:bottom w:val="single" w:color="121212" w:sz="8" w:space="0"/>
              <w:right w:val="single" w:color="121212" w:sz="8" w:space="0"/>
            </w:tcBorders>
            <w:vAlign w:val="center"/>
          </w:tcPr>
          <w:p w14:paraId="12E3B223">
            <w:pPr>
              <w:pStyle w:val="57"/>
              <w:spacing w:before="36" w:after="36"/>
            </w:pPr>
          </w:p>
        </w:tc>
      </w:tr>
      <w:tr w14:paraId="627EED73">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74" w:type="dxa"/>
            <w:tcBorders>
              <w:top w:val="single" w:color="121212" w:sz="8" w:space="0"/>
              <w:left w:val="single" w:color="121212" w:sz="8" w:space="0"/>
              <w:bottom w:val="single" w:color="121212" w:sz="8" w:space="0"/>
              <w:right w:val="single" w:color="121212" w:sz="8" w:space="0"/>
            </w:tcBorders>
            <w:vAlign w:val="center"/>
          </w:tcPr>
          <w:p w14:paraId="5AD211A6">
            <w:pPr>
              <w:pStyle w:val="57"/>
              <w:spacing w:before="36" w:after="36"/>
            </w:pPr>
            <w:r>
              <w:t>经</w:t>
            </w:r>
          </w:p>
          <w:p w14:paraId="47FBF00F">
            <w:pPr>
              <w:pStyle w:val="57"/>
              <w:spacing w:before="36" w:after="36"/>
            </w:pPr>
            <w:r>
              <w:t>营</w:t>
            </w:r>
          </w:p>
          <w:p w14:paraId="273558BA">
            <w:pPr>
              <w:pStyle w:val="57"/>
              <w:spacing w:before="36" w:after="36"/>
            </w:pPr>
            <w:r>
              <w:t>概</w:t>
            </w:r>
          </w:p>
          <w:p w14:paraId="449992EA">
            <w:pPr>
              <w:pStyle w:val="57"/>
              <w:spacing w:before="36" w:after="36"/>
            </w:pPr>
            <w:r>
              <w:t>况</w:t>
            </w:r>
          </w:p>
        </w:tc>
        <w:tc>
          <w:tcPr>
            <w:tcW w:w="8655" w:type="dxa"/>
            <w:gridSpan w:val="12"/>
            <w:tcBorders>
              <w:top w:val="single" w:color="121212" w:sz="8" w:space="0"/>
              <w:left w:val="single" w:color="121212" w:sz="8" w:space="0"/>
              <w:bottom w:val="single" w:color="121212" w:sz="8" w:space="0"/>
              <w:right w:val="single" w:color="121212" w:sz="8" w:space="0"/>
            </w:tcBorders>
            <w:vAlign w:val="center"/>
          </w:tcPr>
          <w:tbl>
            <w:tblPr>
              <w:tblStyle w:val="25"/>
              <w:tblW w:w="0" w:type="auto"/>
              <w:tblInd w:w="5" w:type="dxa"/>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Layout w:type="fixed"/>
              <w:tblCellMar>
                <w:top w:w="15" w:type="dxa"/>
                <w:left w:w="15" w:type="dxa"/>
                <w:bottom w:w="15" w:type="dxa"/>
                <w:right w:w="15" w:type="dxa"/>
              </w:tblCellMar>
            </w:tblPr>
            <w:tblGrid>
              <w:gridCol w:w="1674"/>
              <w:gridCol w:w="1785"/>
              <w:gridCol w:w="1333"/>
              <w:gridCol w:w="759"/>
              <w:gridCol w:w="3111"/>
              <w:gridCol w:w="256"/>
            </w:tblGrid>
            <w:tr w14:paraId="2818FD3E">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52A5EF74">
                  <w:pPr>
                    <w:pStyle w:val="57"/>
                    <w:spacing w:before="36" w:after="36"/>
                  </w:pPr>
                </w:p>
              </w:tc>
              <w:tc>
                <w:tcPr>
                  <w:tcW w:w="3118" w:type="dxa"/>
                  <w:gridSpan w:val="2"/>
                  <w:vAlign w:val="center"/>
                </w:tcPr>
                <w:p w14:paraId="42E003D1">
                  <w:pPr>
                    <w:pStyle w:val="57"/>
                    <w:spacing w:before="36" w:after="36"/>
                  </w:pPr>
                  <w:r>
                    <w:t>主要产品（列前3种产品）</w:t>
                  </w:r>
                </w:p>
              </w:tc>
              <w:tc>
                <w:tcPr>
                  <w:tcW w:w="4126" w:type="dxa"/>
                  <w:gridSpan w:val="3"/>
                  <w:vAlign w:val="center"/>
                </w:tcPr>
                <w:p w14:paraId="26FF3820">
                  <w:pPr>
                    <w:pStyle w:val="57"/>
                    <w:spacing w:before="36" w:after="36"/>
                  </w:pPr>
                  <w:r>
                    <w:t>近三年年均销售额（万元）</w:t>
                  </w:r>
                </w:p>
              </w:tc>
            </w:tr>
            <w:tr w14:paraId="693397BE">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61B7F04A">
                  <w:pPr>
                    <w:pStyle w:val="57"/>
                    <w:spacing w:before="36" w:after="36"/>
                  </w:pPr>
                  <w:r>
                    <w:t>1</w:t>
                  </w:r>
                </w:p>
              </w:tc>
              <w:tc>
                <w:tcPr>
                  <w:tcW w:w="3118" w:type="dxa"/>
                  <w:gridSpan w:val="2"/>
                  <w:vAlign w:val="center"/>
                </w:tcPr>
                <w:p w14:paraId="688A2CA2">
                  <w:pPr>
                    <w:pStyle w:val="57"/>
                    <w:spacing w:before="36" w:after="36"/>
                  </w:pPr>
                </w:p>
              </w:tc>
              <w:tc>
                <w:tcPr>
                  <w:tcW w:w="4126" w:type="dxa"/>
                  <w:gridSpan w:val="3"/>
                  <w:vAlign w:val="center"/>
                </w:tcPr>
                <w:p w14:paraId="17DF3652">
                  <w:pPr>
                    <w:pStyle w:val="57"/>
                    <w:spacing w:before="36" w:after="36"/>
                  </w:pPr>
                </w:p>
              </w:tc>
            </w:tr>
            <w:tr w14:paraId="79ECA2AF">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7B513773">
                  <w:pPr>
                    <w:pStyle w:val="57"/>
                    <w:spacing w:before="36" w:after="36"/>
                  </w:pPr>
                  <w:r>
                    <w:t>2</w:t>
                  </w:r>
                </w:p>
              </w:tc>
              <w:tc>
                <w:tcPr>
                  <w:tcW w:w="3118" w:type="dxa"/>
                  <w:gridSpan w:val="2"/>
                  <w:vAlign w:val="center"/>
                </w:tcPr>
                <w:p w14:paraId="75C93866">
                  <w:pPr>
                    <w:pStyle w:val="57"/>
                    <w:spacing w:before="36" w:after="36"/>
                  </w:pPr>
                </w:p>
              </w:tc>
              <w:tc>
                <w:tcPr>
                  <w:tcW w:w="4126" w:type="dxa"/>
                  <w:gridSpan w:val="3"/>
                  <w:vAlign w:val="center"/>
                </w:tcPr>
                <w:p w14:paraId="4385AA8C">
                  <w:pPr>
                    <w:pStyle w:val="57"/>
                    <w:spacing w:before="36" w:after="36"/>
                  </w:pPr>
                </w:p>
              </w:tc>
            </w:tr>
            <w:tr w14:paraId="5410CAA7">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74" w:type="dxa"/>
                  <w:vAlign w:val="center"/>
                </w:tcPr>
                <w:p w14:paraId="062A0E03">
                  <w:pPr>
                    <w:pStyle w:val="57"/>
                    <w:spacing w:before="36" w:after="36"/>
                  </w:pPr>
                  <w:r>
                    <w:t>3</w:t>
                  </w:r>
                </w:p>
              </w:tc>
              <w:tc>
                <w:tcPr>
                  <w:tcW w:w="3118" w:type="dxa"/>
                  <w:gridSpan w:val="2"/>
                  <w:vAlign w:val="center"/>
                </w:tcPr>
                <w:p w14:paraId="16683513">
                  <w:pPr>
                    <w:pStyle w:val="57"/>
                    <w:spacing w:before="36" w:after="36"/>
                  </w:pPr>
                </w:p>
              </w:tc>
              <w:tc>
                <w:tcPr>
                  <w:tcW w:w="4126" w:type="dxa"/>
                  <w:gridSpan w:val="3"/>
                  <w:vAlign w:val="center"/>
                </w:tcPr>
                <w:p w14:paraId="36C8E548">
                  <w:pPr>
                    <w:pStyle w:val="57"/>
                    <w:spacing w:before="36" w:after="36"/>
                  </w:pPr>
                </w:p>
              </w:tc>
            </w:tr>
            <w:tr w14:paraId="5BF26099">
              <w:tblPrEx>
                <w:tblBorders>
                  <w:top w:val="none" w:color="auto" w:sz="0" w:space="0"/>
                  <w:left w:val="none" w:color="auto" w:sz="0" w:space="0"/>
                  <w:bottom w:val="single" w:color="121212" w:sz="8"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233B5E28">
                  <w:pPr>
                    <w:pStyle w:val="57"/>
                    <w:spacing w:before="36" w:after="36"/>
                  </w:pPr>
                  <w:r>
                    <w:t>上年度工业生产总值（万元）</w:t>
                  </w:r>
                </w:p>
              </w:tc>
              <w:tc>
                <w:tcPr>
                  <w:tcW w:w="5203" w:type="dxa"/>
                  <w:gridSpan w:val="3"/>
                  <w:vAlign w:val="center"/>
                </w:tcPr>
                <w:p w14:paraId="3797F72E">
                  <w:pPr>
                    <w:pStyle w:val="57"/>
                    <w:spacing w:before="36" w:after="36"/>
                  </w:pPr>
                </w:p>
              </w:tc>
            </w:tr>
            <w:tr w14:paraId="51191FEF">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7C70B2F5">
                  <w:pPr>
                    <w:pStyle w:val="57"/>
                    <w:spacing w:before="36" w:after="36"/>
                  </w:pPr>
                </w:p>
              </w:tc>
              <w:tc>
                <w:tcPr>
                  <w:tcW w:w="2092" w:type="dxa"/>
                  <w:gridSpan w:val="2"/>
                  <w:vAlign w:val="center"/>
                </w:tcPr>
                <w:p w14:paraId="0A8E57FE">
                  <w:pPr>
                    <w:pStyle w:val="57"/>
                    <w:spacing w:before="36" w:after="36"/>
                  </w:pPr>
                  <w:r>
                    <w:t>年</w:t>
                  </w:r>
                </w:p>
              </w:tc>
              <w:tc>
                <w:tcPr>
                  <w:tcW w:w="3111" w:type="dxa"/>
                  <w:vAlign w:val="center"/>
                </w:tcPr>
                <w:p w14:paraId="11D26FD6">
                  <w:pPr>
                    <w:pStyle w:val="57"/>
                    <w:spacing w:before="36" w:after="36"/>
                  </w:pPr>
                  <w:r>
                    <w:t>年</w:t>
                  </w:r>
                </w:p>
              </w:tc>
            </w:tr>
            <w:tr w14:paraId="7C46436B">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4BEB00B2">
                  <w:pPr>
                    <w:pStyle w:val="57"/>
                    <w:spacing w:before="36" w:after="36"/>
                  </w:pPr>
                  <w:r>
                    <w:t>近2年主营业务收入（万元）</w:t>
                  </w:r>
                </w:p>
              </w:tc>
              <w:tc>
                <w:tcPr>
                  <w:tcW w:w="2092" w:type="dxa"/>
                  <w:gridSpan w:val="2"/>
                </w:tcPr>
                <w:p w14:paraId="11868396">
                  <w:pPr>
                    <w:pStyle w:val="57"/>
                    <w:spacing w:before="36" w:after="36"/>
                  </w:pPr>
                </w:p>
              </w:tc>
              <w:tc>
                <w:tcPr>
                  <w:tcW w:w="3111" w:type="dxa"/>
                </w:tcPr>
                <w:p w14:paraId="7072B994">
                  <w:pPr>
                    <w:pStyle w:val="57"/>
                    <w:spacing w:before="36" w:after="36"/>
                  </w:pPr>
                </w:p>
              </w:tc>
            </w:tr>
            <w:tr w14:paraId="10F9BF1E">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2E956C5D">
                  <w:pPr>
                    <w:pStyle w:val="57"/>
                    <w:spacing w:before="36" w:after="36"/>
                  </w:pPr>
                  <w:r>
                    <w:t>近2年利润（万元）</w:t>
                  </w:r>
                </w:p>
              </w:tc>
              <w:tc>
                <w:tcPr>
                  <w:tcW w:w="2092" w:type="dxa"/>
                  <w:gridSpan w:val="2"/>
                </w:tcPr>
                <w:p w14:paraId="356AF571">
                  <w:pPr>
                    <w:pStyle w:val="57"/>
                    <w:spacing w:before="36" w:after="36"/>
                  </w:pPr>
                </w:p>
              </w:tc>
              <w:tc>
                <w:tcPr>
                  <w:tcW w:w="3111" w:type="dxa"/>
                </w:tcPr>
                <w:p w14:paraId="6356B8BB">
                  <w:pPr>
                    <w:pStyle w:val="57"/>
                    <w:spacing w:before="36" w:after="36"/>
                  </w:pPr>
                  <w:r>
                    <w:t xml:space="preserve"> </w:t>
                  </w:r>
                </w:p>
              </w:tc>
            </w:tr>
            <w:tr w14:paraId="6A767381">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5825ABED">
                  <w:pPr>
                    <w:pStyle w:val="57"/>
                    <w:spacing w:before="36" w:after="36"/>
                  </w:pPr>
                  <w:r>
                    <w:t>近2年资产负债率（%）</w:t>
                  </w:r>
                </w:p>
              </w:tc>
              <w:tc>
                <w:tcPr>
                  <w:tcW w:w="2092" w:type="dxa"/>
                  <w:gridSpan w:val="2"/>
                </w:tcPr>
                <w:p w14:paraId="38418E9F">
                  <w:pPr>
                    <w:pStyle w:val="57"/>
                    <w:spacing w:before="36" w:after="36"/>
                  </w:pPr>
                </w:p>
              </w:tc>
              <w:tc>
                <w:tcPr>
                  <w:tcW w:w="3111" w:type="dxa"/>
                </w:tcPr>
                <w:p w14:paraId="46093657">
                  <w:pPr>
                    <w:pStyle w:val="57"/>
                    <w:spacing w:before="36" w:after="36"/>
                  </w:pPr>
                  <w:r>
                    <w:t xml:space="preserve"> </w:t>
                  </w:r>
                </w:p>
              </w:tc>
            </w:tr>
            <w:tr w14:paraId="7F8C6022">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5D3A1C24">
                  <w:pPr>
                    <w:pStyle w:val="57"/>
                    <w:spacing w:before="36" w:after="36"/>
                  </w:pPr>
                  <w:r>
                    <w:t>近2年实收资本收益率（%）</w:t>
                  </w:r>
                </w:p>
              </w:tc>
              <w:tc>
                <w:tcPr>
                  <w:tcW w:w="2092" w:type="dxa"/>
                  <w:gridSpan w:val="2"/>
                </w:tcPr>
                <w:p w14:paraId="195669B9">
                  <w:pPr>
                    <w:pStyle w:val="57"/>
                    <w:spacing w:before="36" w:after="36"/>
                  </w:pPr>
                </w:p>
              </w:tc>
              <w:tc>
                <w:tcPr>
                  <w:tcW w:w="3111" w:type="dxa"/>
                </w:tcPr>
                <w:p w14:paraId="23228D1D">
                  <w:pPr>
                    <w:pStyle w:val="57"/>
                    <w:spacing w:before="36" w:after="36"/>
                  </w:pPr>
                  <w:r>
                    <w:t xml:space="preserve"> </w:t>
                  </w:r>
                </w:p>
              </w:tc>
            </w:tr>
            <w:tr w14:paraId="7AED66B8">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rPr>
                <w:gridAfter w:val="1"/>
                <w:wAfter w:w="256" w:type="dxa"/>
              </w:trPr>
              <w:tc>
                <w:tcPr>
                  <w:tcW w:w="3459" w:type="dxa"/>
                  <w:gridSpan w:val="2"/>
                  <w:vAlign w:val="center"/>
                </w:tcPr>
                <w:p w14:paraId="4750E6F2">
                  <w:pPr>
                    <w:pStyle w:val="57"/>
                    <w:spacing w:before="36" w:after="36"/>
                  </w:pPr>
                  <w:r>
                    <w:t>近2年现金流量（万元）</w:t>
                  </w:r>
                </w:p>
              </w:tc>
              <w:tc>
                <w:tcPr>
                  <w:tcW w:w="2092" w:type="dxa"/>
                  <w:gridSpan w:val="2"/>
                </w:tcPr>
                <w:p w14:paraId="05B8AFA7">
                  <w:pPr>
                    <w:pStyle w:val="57"/>
                    <w:spacing w:before="36" w:after="36"/>
                  </w:pPr>
                </w:p>
              </w:tc>
              <w:tc>
                <w:tcPr>
                  <w:tcW w:w="3111" w:type="dxa"/>
                </w:tcPr>
                <w:p w14:paraId="19375610">
                  <w:pPr>
                    <w:pStyle w:val="57"/>
                    <w:spacing w:before="36" w:after="36"/>
                  </w:pPr>
                </w:p>
              </w:tc>
            </w:tr>
          </w:tbl>
          <w:p w14:paraId="008AA8EB">
            <w:pPr>
              <w:pStyle w:val="57"/>
              <w:spacing w:before="36" w:after="36"/>
            </w:pPr>
          </w:p>
        </w:tc>
      </w:tr>
      <w:tr w14:paraId="4FEB97A3">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restart"/>
            <w:tcBorders>
              <w:top w:val="single" w:color="121212" w:sz="8" w:space="0"/>
              <w:left w:val="single" w:color="121212" w:sz="8" w:space="0"/>
              <w:bottom w:val="single" w:color="121212" w:sz="8" w:space="0"/>
              <w:right w:val="single" w:color="121212" w:sz="8" w:space="0"/>
            </w:tcBorders>
            <w:vAlign w:val="center"/>
          </w:tcPr>
          <w:p w14:paraId="3A6849D1">
            <w:pPr>
              <w:pStyle w:val="57"/>
              <w:spacing w:before="36" w:after="36"/>
            </w:pPr>
            <w:r>
              <w:t>研</w:t>
            </w:r>
          </w:p>
          <w:p w14:paraId="4DE4B197">
            <w:pPr>
              <w:pStyle w:val="57"/>
              <w:spacing w:before="36" w:after="36"/>
            </w:pPr>
            <w:r>
              <w:t>发</w:t>
            </w:r>
          </w:p>
          <w:p w14:paraId="597DBF73">
            <w:pPr>
              <w:pStyle w:val="57"/>
              <w:spacing w:before="36" w:after="36"/>
            </w:pPr>
            <w:r>
              <w:t>概</w:t>
            </w:r>
          </w:p>
          <w:p w14:paraId="48269790">
            <w:pPr>
              <w:pStyle w:val="57"/>
              <w:spacing w:before="36" w:after="36"/>
            </w:pPr>
            <w:r>
              <w:t>况</w:t>
            </w:r>
          </w:p>
        </w:tc>
        <w:tc>
          <w:tcPr>
            <w:tcW w:w="1624" w:type="dxa"/>
            <w:gridSpan w:val="2"/>
            <w:tcBorders>
              <w:top w:val="single" w:color="121212" w:sz="8" w:space="0"/>
              <w:left w:val="single" w:color="121212" w:sz="8" w:space="0"/>
              <w:bottom w:val="single" w:color="121212" w:sz="8" w:space="0"/>
              <w:right w:val="single" w:color="121212" w:sz="8" w:space="0"/>
            </w:tcBorders>
            <w:vAlign w:val="center"/>
          </w:tcPr>
          <w:p w14:paraId="0B9141AA">
            <w:pPr>
              <w:pStyle w:val="57"/>
              <w:spacing w:before="36" w:after="36"/>
            </w:pPr>
            <w:r>
              <w:t>研发人员数量</w:t>
            </w:r>
          </w:p>
        </w:tc>
        <w:tc>
          <w:tcPr>
            <w:tcW w:w="992" w:type="dxa"/>
            <w:gridSpan w:val="2"/>
            <w:tcBorders>
              <w:top w:val="single" w:color="121212" w:sz="8" w:space="0"/>
              <w:left w:val="single" w:color="121212" w:sz="8" w:space="0"/>
              <w:bottom w:val="single" w:color="121212" w:sz="8" w:space="0"/>
              <w:right w:val="single" w:color="121212" w:sz="8" w:space="0"/>
            </w:tcBorders>
            <w:vAlign w:val="center"/>
          </w:tcPr>
          <w:p w14:paraId="5E90BBC5">
            <w:pPr>
              <w:pStyle w:val="57"/>
              <w:spacing w:before="36" w:after="36"/>
            </w:pPr>
          </w:p>
        </w:tc>
        <w:tc>
          <w:tcPr>
            <w:tcW w:w="3969" w:type="dxa"/>
            <w:gridSpan w:val="5"/>
            <w:tcBorders>
              <w:top w:val="single" w:color="121212" w:sz="8" w:space="0"/>
              <w:left w:val="single" w:color="121212" w:sz="8" w:space="0"/>
              <w:bottom w:val="single" w:color="121212" w:sz="8" w:space="0"/>
              <w:right w:val="single" w:color="121212" w:sz="8" w:space="0"/>
            </w:tcBorders>
            <w:vAlign w:val="center"/>
          </w:tcPr>
          <w:p w14:paraId="71806A6D">
            <w:pPr>
              <w:pStyle w:val="57"/>
              <w:spacing w:before="36" w:after="36"/>
            </w:pPr>
            <w:r>
              <w:t>上年度研究开发经费投入（万元）</w:t>
            </w:r>
          </w:p>
        </w:tc>
        <w:tc>
          <w:tcPr>
            <w:tcW w:w="2062" w:type="dxa"/>
            <w:gridSpan w:val="2"/>
            <w:tcBorders>
              <w:top w:val="single" w:color="121212" w:sz="8" w:space="0"/>
              <w:left w:val="single" w:color="121212" w:sz="8" w:space="0"/>
              <w:bottom w:val="single" w:color="121212" w:sz="8" w:space="0"/>
              <w:right w:val="single" w:color="121212" w:sz="8" w:space="0"/>
            </w:tcBorders>
            <w:vAlign w:val="center"/>
          </w:tcPr>
          <w:p w14:paraId="667FCD15">
            <w:pPr>
              <w:pStyle w:val="57"/>
              <w:spacing w:before="36" w:after="36"/>
            </w:pPr>
          </w:p>
        </w:tc>
      </w:tr>
      <w:tr w14:paraId="6D67EA2B">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14:paraId="1C252F78">
            <w:pPr>
              <w:pStyle w:val="57"/>
              <w:spacing w:before="36" w:after="36"/>
            </w:pPr>
          </w:p>
        </w:tc>
        <w:tc>
          <w:tcPr>
            <w:tcW w:w="6585" w:type="dxa"/>
            <w:gridSpan w:val="9"/>
            <w:tcBorders>
              <w:top w:val="single" w:color="121212" w:sz="8" w:space="0"/>
              <w:left w:val="single" w:color="121212" w:sz="8" w:space="0"/>
              <w:bottom w:val="single" w:color="121212" w:sz="8" w:space="0"/>
              <w:right w:val="single" w:color="121212" w:sz="8" w:space="0"/>
            </w:tcBorders>
            <w:vAlign w:val="center"/>
          </w:tcPr>
          <w:p w14:paraId="599ACD9B">
            <w:pPr>
              <w:pStyle w:val="57"/>
              <w:spacing w:before="36" w:after="36"/>
            </w:pPr>
            <w:r>
              <w:t>上年度研究开发经费投入与主营业务收入的比（投入强度，%）</w:t>
            </w:r>
          </w:p>
        </w:tc>
        <w:tc>
          <w:tcPr>
            <w:tcW w:w="2062" w:type="dxa"/>
            <w:gridSpan w:val="2"/>
            <w:tcBorders>
              <w:top w:val="single" w:color="121212" w:sz="8" w:space="0"/>
              <w:left w:val="single" w:color="121212" w:sz="8" w:space="0"/>
              <w:bottom w:val="single" w:color="121212" w:sz="8" w:space="0"/>
              <w:right w:val="single" w:color="121212" w:sz="8" w:space="0"/>
            </w:tcBorders>
            <w:vAlign w:val="center"/>
          </w:tcPr>
          <w:p w14:paraId="22CEAA4C">
            <w:pPr>
              <w:pStyle w:val="57"/>
              <w:spacing w:before="36" w:after="36"/>
            </w:pPr>
          </w:p>
        </w:tc>
      </w:tr>
      <w:tr w14:paraId="36C13E05">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14:paraId="468F552D">
            <w:pPr>
              <w:pStyle w:val="57"/>
              <w:spacing w:before="36" w:after="36"/>
            </w:pPr>
          </w:p>
        </w:tc>
        <w:tc>
          <w:tcPr>
            <w:tcW w:w="8647" w:type="dxa"/>
            <w:gridSpan w:val="11"/>
            <w:tcBorders>
              <w:top w:val="single" w:color="121212" w:sz="8" w:space="0"/>
              <w:left w:val="single" w:color="121212" w:sz="8" w:space="0"/>
              <w:bottom w:val="single" w:color="121212" w:sz="8" w:space="0"/>
              <w:right w:val="single" w:color="121212" w:sz="8" w:space="0"/>
            </w:tcBorders>
            <w:vAlign w:val="center"/>
          </w:tcPr>
          <w:tbl>
            <w:tblPr>
              <w:tblStyle w:val="25"/>
              <w:tblW w:w="0" w:type="auto"/>
              <w:tblInd w:w="5" w:type="dxa"/>
              <w:tblBorders>
                <w:top w:val="none" w:color="auto" w:sz="0" w:space="0"/>
                <w:left w:val="none" w:color="auto" w:sz="0" w:space="0"/>
                <w:bottom w:val="none" w:color="auto" w:sz="0" w:space="0"/>
                <w:right w:val="none" w:color="auto" w:sz="0" w:space="0"/>
                <w:insideH w:val="single" w:color="121212" w:sz="8" w:space="0"/>
                <w:insideV w:val="single" w:color="121212" w:sz="8" w:space="0"/>
              </w:tblBorders>
              <w:tblLayout w:type="fixed"/>
              <w:tblCellMar>
                <w:top w:w="15" w:type="dxa"/>
                <w:left w:w="15" w:type="dxa"/>
                <w:bottom w:w="15" w:type="dxa"/>
                <w:right w:w="15" w:type="dxa"/>
              </w:tblCellMar>
            </w:tblPr>
            <w:tblGrid>
              <w:gridCol w:w="1609"/>
              <w:gridCol w:w="992"/>
              <w:gridCol w:w="1843"/>
              <w:gridCol w:w="1201"/>
              <w:gridCol w:w="1350"/>
              <w:gridCol w:w="1911"/>
            </w:tblGrid>
            <w:tr w14:paraId="51368AC3">
              <w:tblPrEx>
                <w:tblBorders>
                  <w:top w:val="none" w:color="auto" w:sz="0" w:space="0"/>
                  <w:left w:val="none" w:color="auto" w:sz="0" w:space="0"/>
                  <w:bottom w:val="none" w:color="auto" w:sz="0" w:space="0"/>
                  <w:right w:val="none" w:color="auto" w:sz="0" w:space="0"/>
                  <w:insideH w:val="single" w:color="121212" w:sz="8" w:space="0"/>
                  <w:insideV w:val="single" w:color="121212" w:sz="8" w:space="0"/>
                </w:tblBorders>
                <w:tblCellMar>
                  <w:top w:w="15" w:type="dxa"/>
                  <w:left w:w="15" w:type="dxa"/>
                  <w:bottom w:w="15" w:type="dxa"/>
                  <w:right w:w="15" w:type="dxa"/>
                </w:tblCellMar>
              </w:tblPrEx>
              <w:tc>
                <w:tcPr>
                  <w:tcW w:w="1609" w:type="dxa"/>
                  <w:vAlign w:val="center"/>
                </w:tcPr>
                <w:p w14:paraId="03C38C5F">
                  <w:pPr>
                    <w:pStyle w:val="57"/>
                    <w:spacing w:before="36" w:after="36"/>
                  </w:pPr>
                  <w:r>
                    <w:t>获得发明专</w:t>
                  </w:r>
                </w:p>
                <w:p w14:paraId="7FECD700">
                  <w:pPr>
                    <w:pStyle w:val="57"/>
                    <w:spacing w:before="36" w:after="36"/>
                  </w:pPr>
                  <w:r>
                    <w:t>利数量（项）</w:t>
                  </w:r>
                </w:p>
              </w:tc>
              <w:tc>
                <w:tcPr>
                  <w:tcW w:w="992" w:type="dxa"/>
                  <w:vAlign w:val="center"/>
                </w:tcPr>
                <w:p w14:paraId="3C010792">
                  <w:pPr>
                    <w:pStyle w:val="57"/>
                    <w:spacing w:before="36" w:after="36"/>
                  </w:pPr>
                </w:p>
              </w:tc>
              <w:tc>
                <w:tcPr>
                  <w:tcW w:w="1843" w:type="dxa"/>
                  <w:vAlign w:val="center"/>
                </w:tcPr>
                <w:p w14:paraId="0E8C4D86">
                  <w:pPr>
                    <w:pStyle w:val="57"/>
                    <w:spacing w:before="36" w:after="36"/>
                  </w:pPr>
                  <w:r>
                    <w:t>获得国际发明</w:t>
                  </w:r>
                </w:p>
                <w:p w14:paraId="3786CD38">
                  <w:pPr>
                    <w:pStyle w:val="57"/>
                    <w:spacing w:before="36" w:after="36"/>
                  </w:pPr>
                  <w:r>
                    <w:t>专利数量（项）</w:t>
                  </w:r>
                </w:p>
              </w:tc>
              <w:tc>
                <w:tcPr>
                  <w:tcW w:w="1201" w:type="dxa"/>
                  <w:vAlign w:val="center"/>
                </w:tcPr>
                <w:p w14:paraId="497BB862">
                  <w:pPr>
                    <w:pStyle w:val="57"/>
                    <w:spacing w:before="36" w:after="36"/>
                  </w:pPr>
                </w:p>
              </w:tc>
              <w:tc>
                <w:tcPr>
                  <w:tcW w:w="1350" w:type="dxa"/>
                  <w:vAlign w:val="center"/>
                </w:tcPr>
                <w:p w14:paraId="2A5D55AE">
                  <w:pPr>
                    <w:pStyle w:val="57"/>
                    <w:spacing w:before="36" w:after="36"/>
                  </w:pPr>
                  <w:r>
                    <w:t>软件著作权（项）</w:t>
                  </w:r>
                </w:p>
              </w:tc>
              <w:tc>
                <w:tcPr>
                  <w:tcW w:w="1911" w:type="dxa"/>
                  <w:vAlign w:val="center"/>
                </w:tcPr>
                <w:p w14:paraId="59ACB207">
                  <w:pPr>
                    <w:pStyle w:val="57"/>
                    <w:spacing w:before="36" w:after="36"/>
                  </w:pPr>
                </w:p>
              </w:tc>
            </w:tr>
          </w:tbl>
          <w:p w14:paraId="34763AF9">
            <w:pPr>
              <w:pStyle w:val="57"/>
              <w:spacing w:before="36" w:after="36"/>
            </w:pPr>
          </w:p>
        </w:tc>
      </w:tr>
      <w:tr w14:paraId="780EAF08">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15" w:type="dxa"/>
            <w:left w:w="15" w:type="dxa"/>
            <w:bottom w:w="15" w:type="dxa"/>
            <w:right w:w="15" w:type="dxa"/>
          </w:tblCellMar>
        </w:tblPrEx>
        <w:trPr>
          <w:jc w:val="center"/>
        </w:trPr>
        <w:tc>
          <w:tcPr>
            <w:tcW w:w="582" w:type="dxa"/>
            <w:gridSpan w:val="2"/>
            <w:vMerge w:val="continue"/>
            <w:tcBorders>
              <w:top w:val="single" w:color="121212" w:sz="8" w:space="0"/>
              <w:left w:val="single" w:color="121212" w:sz="8" w:space="0"/>
              <w:bottom w:val="single" w:color="121212" w:sz="8" w:space="0"/>
              <w:right w:val="single" w:color="121212" w:sz="8" w:space="0"/>
            </w:tcBorders>
            <w:vAlign w:val="center"/>
          </w:tcPr>
          <w:p w14:paraId="2E751E4F">
            <w:pPr>
              <w:pStyle w:val="57"/>
              <w:spacing w:before="36" w:after="36"/>
            </w:pPr>
          </w:p>
        </w:tc>
        <w:tc>
          <w:tcPr>
            <w:tcW w:w="2616" w:type="dxa"/>
            <w:gridSpan w:val="4"/>
            <w:tcBorders>
              <w:top w:val="single" w:color="121212" w:sz="8" w:space="0"/>
              <w:left w:val="single" w:color="121212" w:sz="8" w:space="0"/>
              <w:bottom w:val="single" w:color="121212" w:sz="8" w:space="0"/>
              <w:right w:val="single" w:color="121212" w:sz="8" w:space="0"/>
            </w:tcBorders>
            <w:vAlign w:val="center"/>
          </w:tcPr>
          <w:p w14:paraId="5E188408">
            <w:pPr>
              <w:pStyle w:val="57"/>
              <w:spacing w:before="36" w:after="36"/>
            </w:pPr>
            <w:r>
              <w:t>制定国内标准（项）</w:t>
            </w:r>
          </w:p>
        </w:tc>
        <w:tc>
          <w:tcPr>
            <w:tcW w:w="1843" w:type="dxa"/>
            <w:gridSpan w:val="2"/>
            <w:tcBorders>
              <w:top w:val="single" w:color="121212" w:sz="8" w:space="0"/>
              <w:left w:val="single" w:color="121212" w:sz="8" w:space="0"/>
              <w:bottom w:val="single" w:color="121212" w:sz="8" w:space="0"/>
              <w:right w:val="single" w:color="121212" w:sz="8" w:space="0"/>
            </w:tcBorders>
            <w:vAlign w:val="center"/>
          </w:tcPr>
          <w:p w14:paraId="6D8DFDBF">
            <w:pPr>
              <w:pStyle w:val="57"/>
              <w:spacing w:before="36" w:after="36"/>
            </w:pPr>
          </w:p>
        </w:tc>
        <w:tc>
          <w:tcPr>
            <w:tcW w:w="2551" w:type="dxa"/>
            <w:gridSpan w:val="4"/>
            <w:tcBorders>
              <w:top w:val="single" w:color="121212" w:sz="8" w:space="0"/>
              <w:left w:val="single" w:color="121212" w:sz="8" w:space="0"/>
              <w:bottom w:val="single" w:color="121212" w:sz="8" w:space="0"/>
              <w:right w:val="single" w:color="121212" w:sz="8" w:space="0"/>
            </w:tcBorders>
            <w:vAlign w:val="center"/>
          </w:tcPr>
          <w:p w14:paraId="7B4C763A">
            <w:pPr>
              <w:pStyle w:val="57"/>
              <w:spacing w:before="36" w:after="36"/>
            </w:pPr>
            <w:r>
              <w:t>制定国际标准（项）</w:t>
            </w:r>
          </w:p>
        </w:tc>
        <w:tc>
          <w:tcPr>
            <w:tcW w:w="1637" w:type="dxa"/>
            <w:tcBorders>
              <w:top w:val="single" w:color="121212" w:sz="8" w:space="0"/>
              <w:left w:val="single" w:color="121212" w:sz="8" w:space="0"/>
              <w:bottom w:val="single" w:color="121212" w:sz="8" w:space="0"/>
              <w:right w:val="single" w:color="121212" w:sz="8" w:space="0"/>
            </w:tcBorders>
            <w:vAlign w:val="center"/>
          </w:tcPr>
          <w:p w14:paraId="3F609A5D">
            <w:pPr>
              <w:pStyle w:val="57"/>
              <w:spacing w:before="36" w:after="36"/>
            </w:pPr>
          </w:p>
        </w:tc>
      </w:tr>
    </w:tbl>
    <w:p w14:paraId="084DEFD8">
      <w:pPr>
        <w:pStyle w:val="53"/>
        <w:spacing w:before="240"/>
      </w:pPr>
      <w:bookmarkStart w:id="62" w:name="_Toc232545684"/>
      <w:r>
        <w:t>第四部分  进度安排</w:t>
      </w:r>
      <w:bookmarkEnd w:id="62"/>
    </w:p>
    <w:p w14:paraId="30F6D404">
      <w:pPr>
        <w:pStyle w:val="3"/>
        <w:ind w:firstLine="480"/>
      </w:pPr>
    </w:p>
    <w:p w14:paraId="08305DD0">
      <w:pPr>
        <w:pStyle w:val="72"/>
      </w:pPr>
      <w:r>
        <w:t>包括项目主要研究任务的研发进度、年度及重点节点（“里程碑”）安排、中期目标等。鼓励重大共性关键技术和应用示范研究类项目，采用甘特图等图表细化描述</w:t>
      </w:r>
      <w:r>
        <w:rPr>
          <w:rFonts w:hint="eastAsia"/>
        </w:rPr>
        <w:t>（</w:t>
      </w:r>
      <w:r>
        <w:t>限</w:t>
      </w:r>
      <w:r>
        <w:rPr>
          <w:rFonts w:hint="eastAsia"/>
        </w:rPr>
        <w:t>8</w:t>
      </w:r>
      <w:r>
        <w:t>00字以内</w:t>
      </w:r>
      <w:r>
        <w:rPr>
          <w:rFonts w:hint="eastAsia"/>
        </w:rPr>
        <w:t>）</w:t>
      </w:r>
      <w:r>
        <w:t>。</w:t>
      </w:r>
    </w:p>
    <w:p w14:paraId="486DFEF0">
      <w:pPr>
        <w:pStyle w:val="3"/>
        <w:ind w:firstLine="480"/>
      </w:pPr>
      <w:r>
        <w:rPr>
          <w:rFonts w:hint="eastAsia"/>
        </w:rPr>
        <w:t>本项目计划3年完成，时间为2027年01月~2029年12月。具体进度安排如下：</w:t>
      </w:r>
    </w:p>
    <w:p w14:paraId="14526B0E">
      <w:pPr>
        <w:pStyle w:val="7"/>
      </w:pPr>
      <w:bookmarkStart w:id="63" w:name="_Toc232421541"/>
      <w:r>
        <w:rPr>
          <w:rFonts w:hint="eastAsia"/>
        </w:rPr>
        <w:t>2027年01月～2027年06月</w:t>
      </w:r>
      <w:bookmarkEnd w:id="63"/>
    </w:p>
    <w:p w14:paraId="38E1C616">
      <w:pPr>
        <w:pStyle w:val="3"/>
        <w:ind w:firstLine="482"/>
        <w:rPr>
          <w:b/>
          <w:bCs/>
        </w:rPr>
      </w:pPr>
      <w:r>
        <w:rPr>
          <w:rFonts w:hint="eastAsia"/>
          <w:b/>
          <w:bCs/>
        </w:rPr>
        <w:t>详细任务：</w:t>
      </w:r>
    </w:p>
    <w:p w14:paraId="48791734">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① 完成课题及研究任务的分解和详细论证，落实各参加单位的具体研究实施计划，全面启动研究工作；</w:t>
      </w:r>
    </w:p>
    <w:p w14:paraId="687BFE3B">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 xml:space="preserve">② </w:t>
      </w:r>
      <w:r>
        <w:rPr>
          <w:rFonts w:ascii="Times New Roman" w:hAnsi="Times New Roman" w:eastAsia="宋体" w:cs="Times New Roman"/>
          <w:sz w:val="24"/>
          <w:szCs w:val="24"/>
        </w:rPr>
        <w:t>开展枯竭油气藏CO₂封存岩石物性参数实验测试，获取不同温度、压力及CO₂相态条件下的岩石力学与储层物性原始数据，初步建立岩石物性动态演化关系模型；</w:t>
      </w:r>
    </w:p>
    <w:p w14:paraId="77D4FD30">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③ 分析多因子影响地下空间岩体的耦合作用关系与物化响应机理，建立多场耦合数值求解框架，建立多类型地下空间岩体稳定性基础数据集；</w:t>
      </w:r>
    </w:p>
    <w:p w14:paraId="41021FE3">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④ 设计“云-边-端”协同平台架构，制定统一的数据采集标准、时空对齐规范与接口协议，初步形成数据重构方法，开展多源异构数据治理体系建设；</w:t>
      </w:r>
    </w:p>
    <w:p w14:paraId="098E0E47">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⑤ 开展地下储能场景联邦学习算法优化方案设计，分析中俄伊三国地层结构、储能介质及监测指标的异构性特征。</w:t>
      </w:r>
    </w:p>
    <w:p w14:paraId="29C65FDC">
      <w:pPr>
        <w:pStyle w:val="3"/>
        <w:ind w:firstLine="482"/>
        <w:rPr>
          <w:b/>
          <w:bCs/>
        </w:rPr>
      </w:pPr>
      <w:r>
        <w:rPr>
          <w:rFonts w:hint="eastAsia"/>
          <w:b/>
          <w:bCs/>
        </w:rPr>
        <w:t>考核指标：</w:t>
      </w:r>
    </w:p>
    <w:p w14:paraId="3A5838E3">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建立多场耦合数值求解框架；初步形成数据重构方法；完成联邦学习算法优化方案设计；</w:t>
      </w:r>
      <w:r>
        <w:rPr>
          <w:rFonts w:ascii="Times New Roman" w:hAnsi="Times New Roman" w:eastAsia="宋体" w:cs="Times New Roman"/>
          <w:sz w:val="24"/>
          <w:szCs w:val="24"/>
        </w:rPr>
        <w:t>发表学术论文</w:t>
      </w:r>
      <w:r>
        <w:rPr>
          <w:rFonts w:hint="eastAsia" w:ascii="Times New Roman" w:hAnsi="Times New Roman" w:eastAsia="宋体" w:cs="Times New Roman"/>
          <w:sz w:val="24"/>
          <w:szCs w:val="24"/>
        </w:rPr>
        <w:t>2</w:t>
      </w:r>
      <w:r>
        <w:rPr>
          <w:rFonts w:ascii="Times New Roman" w:hAnsi="Times New Roman" w:eastAsia="宋体" w:cs="Times New Roman"/>
          <w:sz w:val="24"/>
          <w:szCs w:val="24"/>
        </w:rPr>
        <w:t>篇；申请发明专利</w:t>
      </w:r>
      <w:r>
        <w:rPr>
          <w:rFonts w:hint="eastAsia" w:ascii="Times New Roman" w:hAnsi="Times New Roman" w:eastAsia="宋体" w:cs="Times New Roman"/>
          <w:sz w:val="24"/>
          <w:szCs w:val="24"/>
        </w:rPr>
        <w:t>4</w:t>
      </w:r>
      <w:r>
        <w:rPr>
          <w:rFonts w:ascii="Times New Roman" w:hAnsi="Times New Roman" w:eastAsia="宋体" w:cs="Times New Roman"/>
          <w:sz w:val="24"/>
          <w:szCs w:val="24"/>
        </w:rPr>
        <w:t>件。</w:t>
      </w:r>
    </w:p>
    <w:p w14:paraId="658B3E9E">
      <w:pPr>
        <w:pStyle w:val="7"/>
        <w:rPr>
          <w:rFonts w:cs="Times New Roman"/>
          <w:bCs/>
          <w:szCs w:val="32"/>
        </w:rPr>
      </w:pPr>
      <w:bookmarkStart w:id="64" w:name="_Toc232421542"/>
      <w:r>
        <w:rPr>
          <w:rFonts w:hint="eastAsia" w:cs="Times New Roman"/>
          <w:bCs/>
          <w:szCs w:val="32"/>
        </w:rPr>
        <w:t>2027年07月～2027年12月</w:t>
      </w:r>
      <w:bookmarkEnd w:id="64"/>
    </w:p>
    <w:p w14:paraId="29EE31A7">
      <w:pPr>
        <w:pStyle w:val="3"/>
        <w:ind w:firstLine="482"/>
        <w:rPr>
          <w:b/>
          <w:bCs/>
        </w:rPr>
      </w:pPr>
      <w:r>
        <w:rPr>
          <w:rFonts w:hint="eastAsia"/>
          <w:b/>
          <w:bCs/>
        </w:rPr>
        <w:t>详细任务：</w:t>
      </w:r>
    </w:p>
    <w:p w14:paraId="31F3AFFB">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开展枯竭油气藏CO₂封存储层完整性失效机理研究，构建多组分多相流模型，开展注入过程中的岩体稳定性演化数值计算；</w:t>
      </w:r>
    </w:p>
    <w:p w14:paraId="6CB301A1">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② 研究煤基固废充填材料固碳机制及性能演化规律，构建气-液-固三相碳分配物质平衡模型，阐明固碳产物与活性离子形成二次胶凝网络的作用规律；</w:t>
      </w:r>
    </w:p>
    <w:p w14:paraId="2A526856">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构建多类型地下空间岩体本构关系与损伤演化模型，确定流体长期储用下的岩体安全临界阈值</w:t>
      </w:r>
      <w:r>
        <w:rPr>
          <w:rFonts w:hint="eastAsia" w:ascii="Times New Roman" w:hAnsi="Times New Roman" w:eastAsia="宋体" w:cs="Times New Roman"/>
          <w:sz w:val="24"/>
          <w:szCs w:val="24"/>
        </w:rPr>
        <w:t>，完成安全状态智能预测模型的设计与搭建</w:t>
      </w:r>
      <w:r>
        <w:rPr>
          <w:rFonts w:ascii="Times New Roman" w:hAnsi="Times New Roman" w:eastAsia="宋体" w:cs="Times New Roman"/>
          <w:sz w:val="24"/>
          <w:szCs w:val="24"/>
        </w:rPr>
        <w:t>；</w:t>
      </w:r>
    </w:p>
    <w:p w14:paraId="367985FB">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④ 设计分层分布式联邦组网架构，开展中俄伊跨境网络传输特性测试，开展各国本地化算力节点与加密通道的设计工作；</w:t>
      </w:r>
    </w:p>
    <w:p w14:paraId="6F15C6BF">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⑤ 联络相关国际期刊，对接并新增外籍编委，扩大项目国际学术影响力。</w:t>
      </w:r>
    </w:p>
    <w:p w14:paraId="3176820D">
      <w:pPr>
        <w:pStyle w:val="3"/>
        <w:ind w:firstLine="482"/>
        <w:rPr>
          <w:b/>
          <w:bCs/>
        </w:rPr>
      </w:pPr>
      <w:r>
        <w:rPr>
          <w:rFonts w:hint="eastAsia"/>
          <w:b/>
          <w:bCs/>
        </w:rPr>
        <w:t>考核指标：</w:t>
      </w:r>
    </w:p>
    <w:p w14:paraId="2A67FF85">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color w:val="000000"/>
          <w:sz w:val="24"/>
        </w:rPr>
        <w:t>完成安全状态智能预测模型的设计与搭建；</w:t>
      </w:r>
      <w:r>
        <w:rPr>
          <w:rFonts w:ascii="Times New Roman" w:hAnsi="Times New Roman" w:eastAsia="宋体" w:cs="Times New Roman"/>
          <w:color w:val="000000"/>
          <w:sz w:val="24"/>
        </w:rPr>
        <w:t>建立</w:t>
      </w:r>
      <w:r>
        <w:rPr>
          <w:rFonts w:hint="eastAsia" w:ascii="Times New Roman" w:hAnsi="Times New Roman" w:eastAsia="宋体" w:cs="Times New Roman"/>
          <w:color w:val="000000"/>
          <w:sz w:val="24"/>
        </w:rPr>
        <w:t>1</w:t>
      </w:r>
      <w:r>
        <w:rPr>
          <w:rFonts w:ascii="Times New Roman" w:hAnsi="Times New Roman" w:eastAsia="宋体" w:cs="Times New Roman"/>
          <w:color w:val="000000"/>
          <w:sz w:val="24"/>
        </w:rPr>
        <w:t>套多类型地下空间CO₂/H₂多相多场耦合模型</w:t>
      </w:r>
      <w:r>
        <w:rPr>
          <w:rFonts w:hint="eastAsia" w:ascii="Times New Roman" w:hAnsi="Times New Roman" w:eastAsia="宋体" w:cs="Times New Roman"/>
          <w:sz w:val="24"/>
          <w:szCs w:val="24"/>
        </w:rPr>
        <w:t>；</w:t>
      </w:r>
      <w:r>
        <w:rPr>
          <w:rFonts w:ascii="Times New Roman" w:hAnsi="Times New Roman" w:eastAsia="宋体" w:cs="Times New Roman"/>
          <w:color w:val="000000"/>
          <w:sz w:val="24"/>
        </w:rPr>
        <w:t>实现多类型地下空间CO₂/H₂多相多场耦合模型重构</w:t>
      </w:r>
      <w:r>
        <w:rPr>
          <w:rFonts w:hint="eastAsia" w:ascii="Times New Roman" w:hAnsi="Times New Roman" w:eastAsia="宋体" w:cs="Times New Roman"/>
          <w:sz w:val="24"/>
          <w:szCs w:val="24"/>
        </w:rPr>
        <w:t>；发表学术论文2篇；申请发明专利3件。</w:t>
      </w:r>
    </w:p>
    <w:p w14:paraId="72C26023">
      <w:pPr>
        <w:pStyle w:val="7"/>
        <w:rPr>
          <w:rFonts w:cs="Times New Roman"/>
          <w:bCs/>
          <w:szCs w:val="32"/>
        </w:rPr>
      </w:pPr>
      <w:bookmarkStart w:id="65" w:name="_Toc232421543"/>
      <w:r>
        <w:rPr>
          <w:rFonts w:hint="eastAsia" w:cs="Times New Roman"/>
          <w:bCs/>
          <w:szCs w:val="32"/>
        </w:rPr>
        <w:t>2028年01月～2028年06月</w:t>
      </w:r>
      <w:bookmarkEnd w:id="65"/>
    </w:p>
    <w:p w14:paraId="25EF2237">
      <w:pPr>
        <w:pStyle w:val="3"/>
        <w:ind w:firstLine="482"/>
        <w:rPr>
          <w:b/>
          <w:bCs/>
        </w:rPr>
      </w:pPr>
      <w:r>
        <w:rPr>
          <w:rFonts w:hint="eastAsia"/>
          <w:b/>
          <w:bCs/>
        </w:rPr>
        <w:t>详细任务：</w:t>
      </w:r>
    </w:p>
    <w:p w14:paraId="6200696D">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① 开展地下盐穴储氢渗漏机理研究，构建融合多机制的统一氢气输运模型，揭示纳米尺度气体输运向储库尺度渗漏演化的跨尺度传递规律；</w:t>
      </w:r>
    </w:p>
    <w:p w14:paraId="44D96572">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② 将岩石力学本构关系与损伤演化方程作为显式物理边界嵌入损失函数，构建完成“数据-物理协同驱动”的岩体稳定性智能评估模型；</w:t>
      </w:r>
    </w:p>
    <w:p w14:paraId="6315A100">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③ 开发融合任务一多场耦合机理的数字引擎，采用物理信息神经网络与降阶代理模型构建物理-数据混合代理模型；</w:t>
      </w:r>
    </w:p>
    <w:p w14:paraId="4FCE6DFE">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④ 完成中俄伊各国本地化算力节点的部署与数据权限分级管控配置，搭建完成跨境安全加密通道，实现组网联调。</w:t>
      </w:r>
    </w:p>
    <w:p w14:paraId="3D5E7FD1">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⑤ 依托平台建设，启动青年学者或研究生的联合培养机制，对接国际互访交流活动。</w:t>
      </w:r>
    </w:p>
    <w:p w14:paraId="6D5A46E5">
      <w:pPr>
        <w:pStyle w:val="3"/>
        <w:ind w:firstLine="482"/>
        <w:rPr>
          <w:b/>
          <w:bCs/>
        </w:rPr>
      </w:pPr>
      <w:r>
        <w:rPr>
          <w:rFonts w:hint="eastAsia"/>
          <w:b/>
          <w:bCs/>
        </w:rPr>
        <w:t>考核指标：</w:t>
      </w:r>
    </w:p>
    <w:p w14:paraId="3B5EB474">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color w:val="000000"/>
          <w:sz w:val="24"/>
        </w:rPr>
        <w:t>单链路自动贯通率≥80%；完成多类型地下空间</w:t>
      </w:r>
      <w:r>
        <w:rPr>
          <w:rFonts w:ascii="Times New Roman" w:hAnsi="Times New Roman" w:eastAsia="宋体" w:cs="Times New Roman"/>
          <w:color w:val="000000"/>
          <w:sz w:val="24"/>
        </w:rPr>
        <w:t>CO₂/H₂</w:t>
      </w:r>
      <w:r>
        <w:rPr>
          <w:rFonts w:hint="eastAsia" w:ascii="Times New Roman" w:hAnsi="Times New Roman" w:eastAsia="宋体" w:cs="Times New Roman"/>
          <w:color w:val="000000"/>
          <w:sz w:val="24"/>
        </w:rPr>
        <w:t>储用状态智能预测技术训练与测试</w:t>
      </w:r>
      <w:r>
        <w:rPr>
          <w:rFonts w:ascii="Times New Roman" w:hAnsi="Times New Roman" w:eastAsia="宋体" w:cs="Times New Roman"/>
          <w:color w:val="000000"/>
          <w:sz w:val="24"/>
        </w:rPr>
        <w:t>，模型在测试集上的决定系数R²≥0.8</w:t>
      </w:r>
      <w:r>
        <w:rPr>
          <w:rFonts w:hint="eastAsia" w:ascii="Times New Roman" w:hAnsi="Times New Roman" w:eastAsia="宋体" w:cs="Times New Roman"/>
          <w:sz w:val="24"/>
          <w:szCs w:val="24"/>
        </w:rPr>
        <w:t>，预测准确率不低于85%；登记软件著作权2项；发表学术论文2篇；联合培养研究生不少于2名，国际互访交流不少于4人次。</w:t>
      </w:r>
    </w:p>
    <w:p w14:paraId="3B3DAA52">
      <w:pPr>
        <w:pStyle w:val="7"/>
        <w:rPr>
          <w:rFonts w:cs="Times New Roman"/>
          <w:bCs/>
          <w:szCs w:val="32"/>
        </w:rPr>
      </w:pPr>
      <w:bookmarkStart w:id="66" w:name="_Toc232421544"/>
      <w:r>
        <w:rPr>
          <w:rFonts w:hint="eastAsia" w:cs="Times New Roman"/>
          <w:bCs/>
          <w:szCs w:val="32"/>
        </w:rPr>
        <w:t>2028年07月～2028年12月</w:t>
      </w:r>
      <w:bookmarkEnd w:id="66"/>
    </w:p>
    <w:p w14:paraId="47BBE002">
      <w:pPr>
        <w:pStyle w:val="3"/>
        <w:ind w:firstLine="482"/>
        <w:rPr>
          <w:b/>
          <w:bCs/>
        </w:rPr>
      </w:pPr>
      <w:r>
        <w:rPr>
          <w:rFonts w:hint="eastAsia"/>
          <w:b/>
          <w:bCs/>
        </w:rPr>
        <w:t>详细任务：</w:t>
      </w:r>
    </w:p>
    <w:p w14:paraId="0D8D8CDD">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融合岩石物性测试、多场耦合模拟及固碳反应研究成果，构建涵盖CO₂/H₂多相多场耦合过程的多源异构数据库；</w:t>
      </w:r>
    </w:p>
    <w:p w14:paraId="0A61AF7D">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② 推演保障岩体稳定性的注采参数安全阈值，完成自适应调控方案的设计与底层算法实现，形成面向废弃矿井与枯竭油气藏等工程场景的注采参数智能调控方法；</w:t>
      </w:r>
    </w:p>
    <w:p w14:paraId="60960089">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③ 构建以大语言模型为推理中枢的智能监控代理，开发完成失效诊断、阈值研判与决策建议模块；</w:t>
      </w:r>
    </w:p>
    <w:p w14:paraId="759F7576">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④ 优化改进联邦聚合算法，开展适配多类型地下储能的跨境联邦学习优化算法调试，解决跨国数据样本不均衡与模型适配性问题；</w:t>
      </w:r>
    </w:p>
    <w:p w14:paraId="016A2D14">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⑤ 利用前期学术交流基础，筹备并联合举办国际学术会议，邀请国内外相关国家学者参会。</w:t>
      </w:r>
    </w:p>
    <w:p w14:paraId="614FF975">
      <w:pPr>
        <w:pStyle w:val="3"/>
        <w:ind w:firstLine="482"/>
        <w:rPr>
          <w:b/>
          <w:bCs/>
        </w:rPr>
      </w:pPr>
      <w:r>
        <w:rPr>
          <w:rFonts w:hint="eastAsia"/>
          <w:b/>
          <w:bCs/>
        </w:rPr>
        <w:t>考核指标：</w:t>
      </w:r>
    </w:p>
    <w:p w14:paraId="5421E940">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color w:val="000000"/>
          <w:sz w:val="24"/>
        </w:rPr>
        <w:t>构建1套</w:t>
      </w:r>
      <w:r>
        <w:rPr>
          <w:rFonts w:ascii="Times New Roman" w:hAnsi="Times New Roman" w:eastAsia="宋体" w:cs="Times New Roman"/>
          <w:color w:val="000000"/>
          <w:sz w:val="24"/>
        </w:rPr>
        <w:t>CO₂/H₂</w:t>
      </w:r>
      <w:r>
        <w:rPr>
          <w:rFonts w:hint="eastAsia" w:ascii="Times New Roman" w:hAnsi="Times New Roman" w:eastAsia="宋体" w:cs="Times New Roman"/>
          <w:color w:val="000000"/>
          <w:sz w:val="24"/>
        </w:rPr>
        <w:t>储用</w:t>
      </w:r>
      <w:r>
        <w:rPr>
          <w:rFonts w:ascii="Times New Roman" w:hAnsi="Times New Roman" w:eastAsia="宋体" w:cs="Times New Roman"/>
          <w:color w:val="000000"/>
          <w:sz w:val="24"/>
        </w:rPr>
        <w:t>自适应调控技术</w:t>
      </w:r>
      <w:r>
        <w:rPr>
          <w:rFonts w:hint="eastAsia" w:ascii="Times New Roman" w:hAnsi="Times New Roman" w:eastAsia="宋体" w:cs="Times New Roman"/>
          <w:color w:val="000000"/>
          <w:sz w:val="24"/>
        </w:rPr>
        <w:t>，风险调控成功率≥ 8</w:t>
      </w:r>
      <w:r>
        <w:rPr>
          <w:rFonts w:ascii="Times New Roman" w:hAnsi="Times New Roman" w:eastAsia="宋体" w:cs="Times New Roman"/>
          <w:color w:val="000000"/>
          <w:sz w:val="24"/>
        </w:rPr>
        <w:t>0%</w:t>
      </w:r>
      <w:r>
        <w:rPr>
          <w:rFonts w:ascii="Times New Roman" w:hAnsi="Times New Roman" w:eastAsia="宋体" w:cs="Times New Roman"/>
          <w:sz w:val="24"/>
          <w:szCs w:val="24"/>
        </w:rPr>
        <w:t>；发表学术论文2篇</w:t>
      </w:r>
      <w:r>
        <w:rPr>
          <w:rFonts w:hint="eastAsia" w:ascii="Times New Roman" w:hAnsi="Times New Roman" w:eastAsia="宋体" w:cs="Times New Roman"/>
          <w:sz w:val="24"/>
          <w:szCs w:val="24"/>
        </w:rPr>
        <w:t>；</w:t>
      </w:r>
      <w:r>
        <w:rPr>
          <w:rFonts w:ascii="Times New Roman" w:hAnsi="Times New Roman" w:eastAsia="宋体" w:cs="Times New Roman"/>
          <w:color w:val="000000"/>
          <w:sz w:val="24"/>
          <w:szCs w:val="24"/>
        </w:rPr>
        <w:t>联合举办国际学术会议不少于3场，吸引俄、伊及金砖国家学者参会</w:t>
      </w:r>
      <w:r>
        <w:rPr>
          <w:rFonts w:ascii="Times New Roman" w:hAnsi="Times New Roman" w:eastAsia="宋体" w:cs="Times New Roman"/>
          <w:sz w:val="24"/>
          <w:szCs w:val="24"/>
        </w:rPr>
        <w:t>。</w:t>
      </w:r>
    </w:p>
    <w:p w14:paraId="33FE2932">
      <w:pPr>
        <w:pStyle w:val="7"/>
        <w:rPr>
          <w:rFonts w:cs="Times New Roman"/>
          <w:bCs/>
          <w:szCs w:val="32"/>
        </w:rPr>
      </w:pPr>
      <w:bookmarkStart w:id="67" w:name="_Toc232421545"/>
      <w:r>
        <w:rPr>
          <w:rFonts w:hint="eastAsia" w:cs="Times New Roman"/>
          <w:bCs/>
          <w:szCs w:val="32"/>
        </w:rPr>
        <w:t>2029年01月～2029年06月</w:t>
      </w:r>
      <w:bookmarkEnd w:id="67"/>
    </w:p>
    <w:p w14:paraId="387F410D">
      <w:pPr>
        <w:pStyle w:val="3"/>
        <w:ind w:firstLine="482"/>
        <w:rPr>
          <w:b/>
          <w:bCs/>
        </w:rPr>
      </w:pPr>
      <w:r>
        <w:rPr>
          <w:rFonts w:hint="eastAsia"/>
          <w:b/>
          <w:bCs/>
        </w:rPr>
        <w:t>详细任务：</w:t>
      </w:r>
    </w:p>
    <w:p w14:paraId="04EF5A0E">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 xml:space="preserve">① </w:t>
      </w:r>
      <w:r>
        <w:rPr>
          <w:rFonts w:ascii="Times New Roman" w:hAnsi="Times New Roman" w:eastAsia="宋体" w:cs="Times New Roman"/>
          <w:sz w:val="24"/>
          <w:szCs w:val="24"/>
        </w:rPr>
        <w:t>结合人工智能与物理约束方法，建立多场耦合过程智能代理模型，最终集成多类型地下空间CO₂/H₂多相多场耦合模型数字化重构方法；</w:t>
      </w:r>
    </w:p>
    <w:p w14:paraId="6D5E85C1">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② 利用采用数据同化方法将稀疏传感数据与代理模型实时融合，完成“云-边-端”协同AI数字化平台系统的整体集成；</w:t>
      </w:r>
    </w:p>
    <w:p w14:paraId="5E3E1F91">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 xml:space="preserve">③ </w:t>
      </w:r>
      <w:r>
        <w:rPr>
          <w:rFonts w:ascii="Times New Roman" w:hAnsi="Times New Roman" w:eastAsia="宋体" w:cs="Times New Roman"/>
          <w:sz w:val="24"/>
          <w:szCs w:val="24"/>
        </w:rPr>
        <w:t>依托中俄伊三国不同地质条件下的CO₂封存、H₂储能实测工程数据，开展多场景联合仿真，建立跨国联合验证及迭代优化机制；</w:t>
      </w:r>
    </w:p>
    <w:p w14:paraId="104DF198">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④ 持续拓展国际期刊合作网络，定向邀请俄、伊等金砖国家专家加入编委会。</w:t>
      </w:r>
    </w:p>
    <w:p w14:paraId="193A079F">
      <w:pPr>
        <w:pStyle w:val="3"/>
        <w:ind w:firstLine="482"/>
        <w:rPr>
          <w:b/>
          <w:bCs/>
        </w:rPr>
      </w:pPr>
      <w:r>
        <w:rPr>
          <w:rFonts w:hint="eastAsia"/>
          <w:b/>
          <w:bCs/>
        </w:rPr>
        <w:t>考核指标：</w:t>
      </w:r>
    </w:p>
    <w:p w14:paraId="62432977">
      <w:pPr>
        <w:adjustRightInd w:val="0"/>
        <w:snapToGrid w:val="0"/>
        <w:spacing w:line="480" w:lineRule="exact"/>
        <w:ind w:firstLine="480" w:firstLineChars="200"/>
        <w:textAlignment w:val="center"/>
        <w:rPr>
          <w:rFonts w:eastAsia="宋体" w:cs="Times New Roman"/>
        </w:rPr>
      </w:pPr>
      <w:r>
        <w:rPr>
          <w:rFonts w:ascii="Times New Roman" w:hAnsi="Times New Roman" w:eastAsia="宋体" w:cs="Times New Roman"/>
          <w:color w:val="000000"/>
          <w:sz w:val="24"/>
        </w:rPr>
        <w:t>提出1套适配多类型地下储能的联邦学习优化算法</w:t>
      </w:r>
      <w:r>
        <w:rPr>
          <w:rFonts w:hint="eastAsia" w:ascii="Times New Roman" w:hAnsi="Times New Roman" w:eastAsia="宋体" w:cs="Times New Roman"/>
          <w:color w:val="000000"/>
          <w:sz w:val="24"/>
        </w:rPr>
        <w:t>，较现有方法性能提升至少3%</w:t>
      </w:r>
      <w:r>
        <w:rPr>
          <w:rFonts w:ascii="Times New Roman" w:hAnsi="Times New Roman" w:eastAsia="宋体" w:cs="Times New Roman"/>
          <w:sz w:val="24"/>
          <w:szCs w:val="24"/>
        </w:rPr>
        <w:t>；发表学术论文</w:t>
      </w:r>
      <w:r>
        <w:rPr>
          <w:rFonts w:hint="eastAsia" w:ascii="Times New Roman" w:hAnsi="Times New Roman" w:eastAsia="宋体" w:cs="Times New Roman"/>
          <w:sz w:val="24"/>
          <w:szCs w:val="24"/>
        </w:rPr>
        <w:t>2</w:t>
      </w:r>
      <w:r>
        <w:rPr>
          <w:rFonts w:ascii="Times New Roman" w:hAnsi="Times New Roman" w:eastAsia="宋体" w:cs="Times New Roman"/>
          <w:sz w:val="24"/>
          <w:szCs w:val="24"/>
        </w:rPr>
        <w:t>篇</w:t>
      </w:r>
      <w:r>
        <w:rPr>
          <w:rFonts w:hint="eastAsia" w:ascii="Times New Roman" w:hAnsi="Times New Roman" w:eastAsia="宋体" w:cs="Times New Roman"/>
          <w:sz w:val="24"/>
          <w:szCs w:val="24"/>
        </w:rPr>
        <w:t>；</w:t>
      </w:r>
      <w:r>
        <w:rPr>
          <w:rFonts w:ascii="Times New Roman" w:hAnsi="Times New Roman" w:eastAsia="宋体" w:cs="Times New Roman"/>
          <w:color w:val="000000"/>
          <w:sz w:val="24"/>
          <w:szCs w:val="24"/>
        </w:rPr>
        <w:t>新增外籍编委不少于4名，覆盖俄、伊等金砖国家</w:t>
      </w:r>
      <w:r>
        <w:rPr>
          <w:rFonts w:ascii="Times New Roman" w:hAnsi="Times New Roman" w:eastAsia="宋体" w:cs="Times New Roman"/>
          <w:sz w:val="24"/>
          <w:szCs w:val="24"/>
        </w:rPr>
        <w:t>。</w:t>
      </w:r>
    </w:p>
    <w:p w14:paraId="459A97BE">
      <w:pPr>
        <w:pStyle w:val="7"/>
        <w:rPr>
          <w:rFonts w:cs="Times New Roman"/>
          <w:bCs/>
          <w:szCs w:val="32"/>
        </w:rPr>
      </w:pPr>
      <w:bookmarkStart w:id="68" w:name="_Toc232421546"/>
      <w:r>
        <w:rPr>
          <w:rFonts w:hint="eastAsia" w:cs="Times New Roman"/>
          <w:bCs/>
          <w:szCs w:val="32"/>
        </w:rPr>
        <w:t>2029年07月～2029年12月</w:t>
      </w:r>
      <w:bookmarkEnd w:id="68"/>
    </w:p>
    <w:p w14:paraId="56BC21DF">
      <w:pPr>
        <w:pStyle w:val="3"/>
        <w:ind w:firstLine="482"/>
        <w:rPr>
          <w:b/>
          <w:bCs/>
        </w:rPr>
      </w:pPr>
      <w:r>
        <w:rPr>
          <w:rFonts w:hint="eastAsia"/>
          <w:b/>
          <w:bCs/>
        </w:rPr>
        <w:t>详细任务：</w:t>
      </w:r>
    </w:p>
    <w:p w14:paraId="0A6C5DA7">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① 对数字化重构模型进行独立样本验证、交叉验证及典型工况对比，确保模型预测结果与实验或数值模拟结果的准确率；</w:t>
      </w:r>
    </w:p>
    <w:p w14:paraId="7A5189E2">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② 通过第三方测试报告，对安全性感知与注采参数智能调控方法、岩体稳定性智能评估模型进行全面评测；</w:t>
      </w:r>
    </w:p>
    <w:p w14:paraId="2523A87A">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③ 在大模型智能监控平台中，针对典型安全事件进行自动预警、归因诊断及注采闭环优化功能的全流程验证；</w:t>
      </w:r>
    </w:p>
    <w:p w14:paraId="64031015">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④ 整理所有学术交流会议、人才互访及培养归档材料；</w:t>
      </w:r>
    </w:p>
    <w:p w14:paraId="648CE592">
      <w:pPr>
        <w:adjustRightInd w:val="0"/>
        <w:snapToGrid w:val="0"/>
        <w:spacing w:line="480" w:lineRule="exact"/>
        <w:ind w:firstLine="480" w:firstLineChars="200"/>
        <w:textAlignment w:val="center"/>
        <w:rPr>
          <w:rFonts w:eastAsia="宋体" w:cs="Times New Roman"/>
        </w:rPr>
      </w:pPr>
      <w:r>
        <w:rPr>
          <w:rFonts w:hint="eastAsia" w:ascii="Times New Roman" w:hAnsi="Times New Roman" w:eastAsia="宋体" w:cs="Times New Roman"/>
          <w:sz w:val="24"/>
          <w:szCs w:val="24"/>
        </w:rPr>
        <w:t>⑤ 汇总各项研究成果，撰写项目结题报告，准备项目验收。</w:t>
      </w:r>
    </w:p>
    <w:p w14:paraId="0C4FFA1E">
      <w:pPr>
        <w:pStyle w:val="3"/>
        <w:ind w:firstLine="482"/>
        <w:rPr>
          <w:b/>
          <w:bCs/>
        </w:rPr>
      </w:pPr>
      <w:r>
        <w:rPr>
          <w:rFonts w:hint="eastAsia"/>
          <w:b/>
          <w:bCs/>
        </w:rPr>
        <w:t>考核指标：</w:t>
      </w:r>
    </w:p>
    <w:p w14:paraId="733B0FD6">
      <w:pPr>
        <w:adjustRightInd w:val="0"/>
        <w:snapToGrid w:val="0"/>
        <w:spacing w:line="480" w:lineRule="exact"/>
        <w:ind w:firstLine="480" w:firstLineChars="200"/>
        <w:textAlignment w:val="center"/>
        <w:rPr>
          <w:rFonts w:ascii="Times New Roman" w:hAnsi="Times New Roman" w:eastAsia="宋体" w:cs="Times New Roman"/>
          <w:sz w:val="24"/>
          <w:szCs w:val="24"/>
        </w:rPr>
      </w:pPr>
      <w:r>
        <w:rPr>
          <w:rFonts w:ascii="Times New Roman" w:hAnsi="Times New Roman" w:eastAsia="宋体" w:cs="Times New Roman"/>
          <w:color w:val="000000"/>
          <w:sz w:val="24"/>
        </w:rPr>
        <w:t>完成仿真测试与实地工程数据交叉验证</w:t>
      </w:r>
      <w:r>
        <w:rPr>
          <w:rFonts w:hint="eastAsia" w:ascii="Times New Roman" w:hAnsi="Times New Roman" w:eastAsia="宋体" w:cs="Times New Roman"/>
          <w:color w:val="000000"/>
          <w:sz w:val="24"/>
        </w:rPr>
        <w:t xml:space="preserve">，准确率≥ </w:t>
      </w:r>
      <w:r>
        <w:rPr>
          <w:rFonts w:ascii="Times New Roman" w:hAnsi="Times New Roman" w:eastAsia="宋体" w:cs="Times New Roman"/>
          <w:color w:val="000000"/>
          <w:sz w:val="24"/>
        </w:rPr>
        <w:t>80</w:t>
      </w:r>
      <w:r>
        <w:rPr>
          <w:rFonts w:hint="eastAsia" w:ascii="Times New Roman" w:hAnsi="Times New Roman" w:eastAsia="宋体" w:cs="Times New Roman"/>
          <w:color w:val="000000"/>
          <w:sz w:val="24"/>
        </w:rPr>
        <w:t>%</w:t>
      </w:r>
      <w:r>
        <w:rPr>
          <w:rFonts w:ascii="Times New Roman" w:hAnsi="Times New Roman" w:eastAsia="宋体" w:cs="Times New Roman"/>
          <w:sz w:val="24"/>
          <w:szCs w:val="24"/>
        </w:rPr>
        <w:t>。</w:t>
      </w:r>
    </w:p>
    <w:p w14:paraId="4CA50370">
      <w:pPr>
        <w:adjustRightInd w:val="0"/>
        <w:snapToGrid w:val="0"/>
        <w:spacing w:line="480" w:lineRule="exact"/>
        <w:ind w:firstLine="480" w:firstLineChars="200"/>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rPr>
        <w:t>本项目各项研究任务时间安排如图3所示。</w:t>
      </w:r>
    </w:p>
    <w:p w14:paraId="1B87336B">
      <w:pPr>
        <w:pStyle w:val="65"/>
      </w:pPr>
      <w:r>
        <w:drawing>
          <wp:inline distT="0" distB="0" distL="0" distR="0">
            <wp:extent cx="5481955" cy="2014855"/>
            <wp:effectExtent l="0" t="0" r="4445" b="4445"/>
            <wp:docPr id="21082623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2397"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81955" cy="2014855"/>
                    </a:xfrm>
                    <a:prstGeom prst="rect">
                      <a:avLst/>
                    </a:prstGeom>
                    <a:noFill/>
                    <a:ln>
                      <a:noFill/>
                    </a:ln>
                  </pic:spPr>
                </pic:pic>
              </a:graphicData>
            </a:graphic>
          </wp:inline>
        </w:drawing>
      </w:r>
    </w:p>
    <w:p w14:paraId="06FD1604">
      <w:pPr>
        <w:pStyle w:val="62"/>
      </w:pPr>
      <w:r>
        <w:rPr>
          <w:rFonts w:hint="eastAsia"/>
        </w:rPr>
        <w:t>项目甘特图</w:t>
      </w:r>
    </w:p>
    <w:p w14:paraId="57860702">
      <w:pPr>
        <w:pStyle w:val="53"/>
        <w:spacing w:before="240"/>
      </w:pPr>
      <w:bookmarkStart w:id="69" w:name="_Toc232545685"/>
      <w:r>
        <w:t>第五部分  项目组织实施、保障措施及风险分析</w:t>
      </w:r>
      <w:bookmarkEnd w:id="69"/>
    </w:p>
    <w:p w14:paraId="4BC7BDDA">
      <w:pPr>
        <w:pStyle w:val="3"/>
        <w:ind w:firstLine="480"/>
      </w:pPr>
    </w:p>
    <w:p w14:paraId="48CB4423">
      <w:pPr>
        <w:pStyle w:val="2"/>
        <w:spacing w:before="240"/>
      </w:pPr>
      <w:bookmarkStart w:id="70" w:name="_Toc232545686"/>
      <w:r>
        <w:t>项目组织实施机制</w:t>
      </w:r>
      <w:bookmarkEnd w:id="70"/>
    </w:p>
    <w:p w14:paraId="3901DACA">
      <w:pPr>
        <w:pStyle w:val="72"/>
      </w:pPr>
      <w:r>
        <w:t>限</w:t>
      </w:r>
      <w:r>
        <w:rPr>
          <w:rFonts w:hint="eastAsia"/>
        </w:rPr>
        <w:t>5</w:t>
      </w:r>
      <w:r>
        <w:t>00字以内</w:t>
      </w:r>
    </w:p>
    <w:p w14:paraId="17335CB0">
      <w:pPr>
        <w:pStyle w:val="5"/>
      </w:pPr>
      <w:r>
        <w:t>项目内部组织管理方式和协调机制</w:t>
      </w:r>
    </w:p>
    <w:p w14:paraId="19F3991C">
      <w:pPr>
        <w:pStyle w:val="3"/>
        <w:ind w:firstLine="480"/>
      </w:pPr>
      <w:r>
        <w:t>项目设立联合管理委员会，由中俄伊三方牵头单位负责人组成，实行轮值主席制，负责重大事项决策、任务统筹和资源协调。执行秘书处设于中国矿业大学，负责日常联络、会议组织、过程管理、材料汇总和经费协调。围绕多相多场耦合机理与数字化重构、安全性感知与智能调控、AI数字化平台研发、跨国联邦学习部署与联合验证等方向，设立四个任务工作组，实行组长负责制、任务包干、节点考核和经费总额控制。建立季度线上会商、中方单位定期线下研讨和年度国际联席会议机制，及时审议进展、协调问题、部署任务。</w:t>
      </w:r>
    </w:p>
    <w:p w14:paraId="28779598">
      <w:pPr>
        <w:pStyle w:val="5"/>
      </w:pPr>
      <w:r>
        <w:t>与国（境）外合作方的协调机制</w:t>
      </w:r>
    </w:p>
    <w:p w14:paraId="783948BC">
      <w:pPr>
        <w:pStyle w:val="3"/>
        <w:ind w:firstLine="480"/>
      </w:pPr>
      <w:r>
        <w:t>项目以中国矿业大学与彼尔姆国立研究型理工大学校际谅解备忘录、矿大与辽大及煤科总院联合申报协议、中俄伊联合申报协议为合作基础。俄方由古杰夫院士团队Mikhail S. Turbakov</w:t>
      </w:r>
      <w:r>
        <w:rPr>
          <w:rFonts w:hint="eastAsia"/>
        </w:rPr>
        <w:t>教授</w:t>
      </w:r>
      <w:r>
        <w:t>牵头，伊方由萨汉德理工大学Esmaeil Fatehifar教授</w:t>
      </w:r>
      <w:r>
        <w:rPr>
          <w:rFonts w:hint="eastAsia"/>
        </w:rPr>
        <w:t>牵头</w:t>
      </w:r>
      <w:r>
        <w:t>，建立人员互访、短期访学和关键节点驻研机制。制定数据共建共享规则，明确数据分级、访问权限和利益分配；联合成果按贡献度共享知识产权，论文发表和专利申请经内部协商确定。针对地缘政治等风险，预设线上协作和数据本地备份方案。对外沟通实行分级管理，日常交流由成员对接，重大事项由矿大翟翠霞和辽大顾宏哲教授统筹。</w:t>
      </w:r>
    </w:p>
    <w:p w14:paraId="48A844B0">
      <w:pPr>
        <w:pStyle w:val="2"/>
        <w:spacing w:before="240"/>
      </w:pPr>
      <w:bookmarkStart w:id="71" w:name="_Toc232545687"/>
      <w:r>
        <w:t>保障措施</w:t>
      </w:r>
      <w:bookmarkEnd w:id="71"/>
    </w:p>
    <w:p w14:paraId="7A5FFF75">
      <w:pPr>
        <w:pStyle w:val="72"/>
      </w:pPr>
      <w:r>
        <w:t>限</w:t>
      </w:r>
      <w:r>
        <w:rPr>
          <w:rFonts w:hint="eastAsia"/>
        </w:rPr>
        <w:t>5</w:t>
      </w:r>
      <w:r>
        <w:t>00字以内</w:t>
      </w:r>
    </w:p>
    <w:p w14:paraId="4FD81E71">
      <w:pPr>
        <w:pStyle w:val="72"/>
        <w:rPr>
          <w:bCs/>
          <w:szCs w:val="20"/>
        </w:rPr>
      </w:pPr>
      <w:r>
        <w:t>项目实施的政策、组织和资源支撑条件，如何监督保障项目质量及进度。</w:t>
      </w:r>
    </w:p>
    <w:p w14:paraId="37940574">
      <w:pPr>
        <w:pStyle w:val="3"/>
        <w:ind w:firstLine="480"/>
      </w:pPr>
      <w:r>
        <w:rPr>
          <w:rFonts w:hint="eastAsia"/>
        </w:rPr>
        <w:t>项目依托中国、俄罗斯、伊朗三方已有合作基础和各单位科研平台条件，具备良好的政策、组织和资源支撑。政策方面，项目契合金砖国家科技创新合作、人工智能与大语言模型发展、低碳转型和能源安全等方向，可获得各参与单位在国际合作、科研管理、平台开放和成果转化等方面的支持。</w:t>
      </w:r>
    </w:p>
    <w:p w14:paraId="44A1F1B5">
      <w:pPr>
        <w:pStyle w:val="3"/>
        <w:ind w:firstLine="480"/>
      </w:pPr>
      <w:r>
        <w:rPr>
          <w:rFonts w:hint="eastAsia"/>
        </w:rPr>
        <w:t>组织方面，项目实行项目负责人统筹、任务负责人落实、合作单位协同推进的管理机制，明确研究任务、成果指标、时间节点和责任单位。项目组定期召开推进会和专题研讨会，围绕研究进展、数据共享、模型验证、平台开发和成果产出等问题开展协调，确保任务衔接顺畅。</w:t>
      </w:r>
    </w:p>
    <w:p w14:paraId="05350816">
      <w:pPr>
        <w:pStyle w:val="3"/>
        <w:ind w:firstLine="480"/>
      </w:pPr>
      <w:r>
        <w:rPr>
          <w:rFonts w:hint="eastAsia"/>
        </w:rPr>
        <w:t>资源方面，项目依托中国矿业大学、辽宁大学、煤炭科学研究总院有限公司及俄罗斯、伊朗合作方在地下空间、岩石力学、能源地质体、人工智能和数字化平台方面的研究基础，充分利用试验测试、数值模拟、数据资源和“地遁系统”等平台条件。项目实施年度计划、阶段检查和成果验收制度，对论文、专利、数据库、模型、软件平台和国际合作交流等指标进行全过程跟踪；通过内部评审、合作方联合验证、专家咨询和测试报告等方式监督项目质量与进度，保障项目按计划高质量完成。</w:t>
      </w:r>
    </w:p>
    <w:p w14:paraId="5E83DE07">
      <w:pPr>
        <w:pStyle w:val="2"/>
        <w:spacing w:before="240"/>
      </w:pPr>
      <w:bookmarkStart w:id="72" w:name="_Toc232545688"/>
      <w:r>
        <w:t>知识产权对策、成果管理及合作权益分配</w:t>
      </w:r>
      <w:bookmarkEnd w:id="72"/>
    </w:p>
    <w:p w14:paraId="03E98891">
      <w:pPr>
        <w:pStyle w:val="72"/>
        <w:rPr>
          <w:bCs/>
          <w:szCs w:val="20"/>
        </w:rPr>
      </w:pPr>
      <w:r>
        <w:t>限</w:t>
      </w:r>
      <w:r>
        <w:rPr>
          <w:rFonts w:hint="eastAsia"/>
        </w:rPr>
        <w:t>8</w:t>
      </w:r>
      <w:r>
        <w:t>00字以内。</w:t>
      </w:r>
    </w:p>
    <w:p w14:paraId="3128C3DF">
      <w:pPr>
        <w:pStyle w:val="72"/>
      </w:pPr>
      <w:r>
        <w:t>1.预期成果与知识产权归属、分享、保护等</w:t>
      </w:r>
      <w:r>
        <w:rPr>
          <w:rFonts w:hint="eastAsia"/>
        </w:rPr>
        <w:t>（与签署的知识产权条款或者协议描述保持一致）</w:t>
      </w:r>
      <w:r>
        <w:t>。</w:t>
      </w:r>
    </w:p>
    <w:p w14:paraId="03FB8F2D">
      <w:pPr>
        <w:pStyle w:val="3"/>
        <w:ind w:firstLine="480"/>
      </w:pPr>
      <w:r>
        <w:t>项目知识产权管理遵循“既有成果归原权利人所有、合作形成成果按贡献共享、成果使用依法依约”的原则。各方在项目实施前已拥有的技术、软件、数据、模型、专利、论文和平台基础等背景知识产权，仍归原权利人所有，未经许可不得转让、披露或用于本项目以外目的。项目执行过程中由单方独立完成的成果，其知识产权归完成方所有；由多方共同完成的论文、专利、软件著作权、数据库、模型、平台模块和技术报告等成果，按照各方实际贡献和合作协议约定确定权属、署名、使用范围及收益分配。成果发表、专利申请、软件登记、标准建议、成果转化和对外发布前，应履行合作各方内部审核和书面确认程序，避免知识产权纠纷和成果重复申报。</w:t>
      </w:r>
    </w:p>
    <w:p w14:paraId="64B070E3">
      <w:pPr>
        <w:pStyle w:val="72"/>
      </w:pPr>
      <w:r>
        <w:t>2.资源和数据的保护</w:t>
      </w:r>
      <w:r>
        <w:rPr>
          <w:rFonts w:hint="eastAsia"/>
        </w:rPr>
        <w:t>等</w:t>
      </w:r>
      <w:r>
        <w:t>（说明可能涉及我国在</w:t>
      </w:r>
      <w:r>
        <w:rPr>
          <w:rFonts w:hint="eastAsia"/>
        </w:rPr>
        <w:t>限制出口的技术、</w:t>
      </w:r>
      <w:r>
        <w:t>人类遗传资源、生物种质资源、测绘、海洋、气象、环境等领域的样本和数据合作情况及保护措施）</w:t>
      </w:r>
    </w:p>
    <w:p w14:paraId="517915F0">
      <w:pPr>
        <w:pStyle w:val="3"/>
        <w:ind w:firstLine="480"/>
      </w:pPr>
      <w:r>
        <w:t>项目涉及的数据和资源主要包括地下空间地质结构、岩石物性、储库参数、试验数据、数值模拟数据、监测数据、模型参数和平台测试数据等，不涉及人类遗传资源、生物种质资源等内容。对于可能涉及测绘、环境、能源工程、地下空间安全或合作单位商业秘密的数据，项目将坚持“必要、最小、脱敏、可追溯”的原则开展合作，仅共享经各方确认可用于科研合作的非涉密、非敏感数据。涉及限制出口、国家秘密、商业秘密或依法需审批的数据和技术，不纳入开放共享范围；确需使用的，依法依规履行审批、备案和保密程序。项目建立数据分级管理、访问授权、传输留痕和成果归档机制，保障数据安全和合作权益。</w:t>
      </w:r>
    </w:p>
    <w:p w14:paraId="2D4B7C5E">
      <w:pPr>
        <w:pStyle w:val="72"/>
        <w:rPr>
          <w:bCs/>
          <w:szCs w:val="20"/>
        </w:rPr>
      </w:pPr>
      <w:r>
        <w:t>3.遵守国际和国内法律法规、惯例和科研伦理情况</w:t>
      </w:r>
    </w:p>
    <w:p w14:paraId="43EEF65E">
      <w:pPr>
        <w:pStyle w:val="72"/>
      </w:pPr>
      <w:r>
        <w:t>（项目合作内容和方式应符合我国及各合作机构所在国家（地区、国际组织）有关法律法规和科研伦理相关规定。凡开展须事先审查报批的合作活动，例如涉及人类遗传资源或种质资源等，申报单位必须事先依法依规履行国内有关审查报批手续。</w:t>
      </w:r>
    </w:p>
    <w:p w14:paraId="416E5448">
      <w:pPr>
        <w:pStyle w:val="3"/>
        <w:ind w:firstLine="480"/>
      </w:pPr>
      <w:r>
        <w:t>项目合作内容和实施方式将严格遵守中国及俄罗斯、伊朗等合作方所在国家有关法律法规、科研伦理、数据安全、知识产权保护和国际科技合作管理要求。各方在人员交流、数据使用、成果发表、知识产权申请和平台测试过程中，均应遵守所在单位管理规定和合作协议约定。凡涉及依法须事先审查、审批或备案的合作事项，由相关单位按规定履行程序后实施，确保项目合作合法合规、风险可控、权益清晰。</w:t>
      </w:r>
    </w:p>
    <w:p w14:paraId="40A429B8">
      <w:pPr>
        <w:pStyle w:val="2"/>
        <w:spacing w:before="240"/>
      </w:pPr>
      <w:bookmarkStart w:id="73" w:name="_Toc232545689"/>
      <w:r>
        <w:t>风险分析及对策</w:t>
      </w:r>
      <w:bookmarkEnd w:id="73"/>
    </w:p>
    <w:p w14:paraId="74E15055">
      <w:pPr>
        <w:pStyle w:val="72"/>
      </w:pPr>
      <w:r>
        <w:t>限</w:t>
      </w:r>
      <w:r>
        <w:rPr>
          <w:rFonts w:hint="eastAsia"/>
        </w:rPr>
        <w:t>2</w:t>
      </w:r>
      <w:r>
        <w:t>00字以内</w:t>
      </w:r>
    </w:p>
    <w:p w14:paraId="02D3BA94">
      <w:pPr>
        <w:pStyle w:val="72"/>
        <w:rPr>
          <w:szCs w:val="20"/>
        </w:rPr>
      </w:pPr>
      <w:r>
        <w:t>从合作风险、技术风险、市场风险、政策风险等几个方面分析项目实施可能面临的风险并提出对策。</w:t>
      </w:r>
    </w:p>
    <w:p w14:paraId="390A904F">
      <w:pPr>
        <w:pStyle w:val="3"/>
        <w:ind w:firstLine="480"/>
      </w:pPr>
      <w:r>
        <w:t>合作风险</w:t>
      </w:r>
      <w:r>
        <w:rPr>
          <w:rFonts w:hint="eastAsia"/>
        </w:rPr>
        <w:t>包括</w:t>
      </w:r>
      <w:r>
        <w:t>数据共享</w:t>
      </w:r>
      <w:r>
        <w:rPr>
          <w:rFonts w:hint="eastAsia"/>
        </w:rPr>
        <w:t>难深入</w:t>
      </w:r>
      <w:r>
        <w:t>、任务进度</w:t>
      </w:r>
      <w:r>
        <w:rPr>
          <w:rFonts w:hint="eastAsia"/>
        </w:rPr>
        <w:t>难统一</w:t>
      </w:r>
      <w:r>
        <w:t>，对策是建立阶段检查</w:t>
      </w:r>
      <w:r>
        <w:rPr>
          <w:rFonts w:hint="eastAsia"/>
        </w:rPr>
        <w:t>制度</w:t>
      </w:r>
      <w:r>
        <w:t>，</w:t>
      </w:r>
      <w:r>
        <w:rPr>
          <w:rFonts w:hint="eastAsia"/>
        </w:rPr>
        <w:t>并</w:t>
      </w:r>
      <w:r>
        <w:t>明确各方责任和数据边界。</w:t>
      </w:r>
    </w:p>
    <w:p w14:paraId="23FC927C">
      <w:pPr>
        <w:pStyle w:val="3"/>
        <w:ind w:firstLine="480"/>
      </w:pPr>
      <w:r>
        <w:t>技术风险包括监测数据不足、AI模型泛化能力</w:t>
      </w:r>
      <w:r>
        <w:rPr>
          <w:rFonts w:hint="eastAsia"/>
        </w:rPr>
        <w:t>弱</w:t>
      </w:r>
      <w:r>
        <w:t>和平台集成难度高，对策是采用“试验验证+数值模拟+数据物理融合”路线，分阶段开展平台联调</w:t>
      </w:r>
      <w:r>
        <w:rPr>
          <w:rFonts w:hint="eastAsia"/>
        </w:rPr>
        <w:t>与</w:t>
      </w:r>
      <w:r>
        <w:t>测试。</w:t>
      </w:r>
    </w:p>
    <w:p w14:paraId="4696532E">
      <w:pPr>
        <w:pStyle w:val="3"/>
        <w:ind w:firstLine="480"/>
      </w:pPr>
      <w:r>
        <w:t>市场风险为成果应用场景差异大，对策是优先面向典型场景开展验证。</w:t>
      </w:r>
    </w:p>
    <w:p w14:paraId="203E3905">
      <w:pPr>
        <w:pStyle w:val="3"/>
        <w:ind w:firstLine="480"/>
      </w:pPr>
      <w:r>
        <w:t>政策风险主要来自国际合作、数据管理和能源低碳政策变化，对策是严格遵守各国科研管理要求，动态调整合作方案。</w:t>
      </w:r>
    </w:p>
    <w:sectPr>
      <w:headerReference r:id="rId9" w:type="first"/>
      <w:footerReference r:id="rId11" w:type="first"/>
      <w:footerReference r:id="rId10" w:type="default"/>
      <w:pgSz w:w="11907" w:h="16840"/>
      <w:pgMar w:top="1418" w:right="1418" w:bottom="1701" w:left="1418" w:header="851" w:footer="1043" w:gutter="0"/>
      <w:cols w:space="720" w:num="1"/>
      <w:titlePg/>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ELL" w:date="2026-06-17T08:53:00Z" w:initials="">
    <w:p w14:paraId="34E9E411">
      <w:pPr>
        <w:pStyle w:val="12"/>
        <w:rPr>
          <w:rFonts w:hint="eastAsia"/>
        </w:rPr>
      </w:pPr>
      <w:r>
        <w:rPr>
          <w:rFonts w:hint="eastAsia"/>
        </w:rPr>
        <w:t>联系代老师团队更新</w:t>
      </w:r>
    </w:p>
  </w:comment>
  <w:comment w:id="1" w:author="赵帅" w:date="2026-06-18T15:25:20Z" w:initials="ZS">
    <w:p w14:paraId="7B89C4CE">
      <w:pPr>
        <w:pStyle w:val="12"/>
      </w:pPr>
      <w:r>
        <w:rPr>
          <w:rFonts w:ascii="宋体" w:hAnsi="宋体" w:eastAsia="宋体" w:cs="宋体"/>
          <w:sz w:val="24"/>
          <w:szCs w:val="24"/>
        </w:rPr>
        <w:t>数据跨境流转受限、数据格式异构、工况差异显著和模型泛化能力不足等问题</w:t>
      </w:r>
    </w:p>
  </w:comment>
  <w:comment w:id="2" w:author="赵帅" w:date="2026-06-18T15:27:08Z" w:initials="ZS">
    <w:p w14:paraId="6EAC6FBC">
      <w:pPr>
        <w:pStyle w:val="12"/>
      </w:pPr>
      <w:r>
        <w:rPr>
          <w:rFonts w:ascii="宋体" w:hAnsi="宋体" w:eastAsia="宋体" w:cs="宋体"/>
          <w:sz w:val="24"/>
          <w:szCs w:val="24"/>
        </w:rPr>
        <w:t>开展面向深地储能场景的跨国联邦建模与联合验证研究。</w:t>
      </w:r>
    </w:p>
  </w:comment>
  <w:comment w:id="3" w:author="赵帅" w:date="2026-06-18T15:28:07Z" w:initials="ZS">
    <w:p w14:paraId="6A50BBF6">
      <w:pPr>
        <w:pStyle w:val="12"/>
      </w:pPr>
      <w:r>
        <w:rPr>
          <w:rFonts w:ascii="宋体" w:hAnsi="宋体" w:eastAsia="宋体" w:cs="宋体"/>
          <w:sz w:val="24"/>
          <w:szCs w:val="24"/>
        </w:rPr>
        <w:t>完成各国本地训练节点、参数聚合节点、加密通信通道和权限管理模块配置，构建“本地训练—安全聚合—全局下发—本地验证”的协同训练流程。</w:t>
      </w:r>
    </w:p>
  </w:comment>
  <w:comment w:id="4" w:author="赵帅" w:date="2026-06-18T15:29:10Z" w:initials="ZS">
    <w:p w14:paraId="087A1A7E">
      <w:pPr>
        <w:pStyle w:val="12"/>
      </w:pPr>
      <w:r>
        <w:rPr>
          <w:rFonts w:hint="eastAsia" w:ascii="宋体" w:hAnsi="宋体" w:eastAsia="宋体" w:cs="宋体"/>
          <w:sz w:val="24"/>
          <w:szCs w:val="24"/>
          <w:lang w:val="en-US" w:eastAsia="zh-CN"/>
        </w:rPr>
        <w:t>规避</w:t>
      </w:r>
      <w:r>
        <w:rPr>
          <w:rFonts w:ascii="宋体" w:hAnsi="宋体" w:eastAsia="宋体" w:cs="宋体"/>
          <w:sz w:val="24"/>
          <w:szCs w:val="24"/>
        </w:rPr>
        <w:t>原始地质、试验和监测数据跨境流转风险</w:t>
      </w:r>
    </w:p>
  </w:comment>
  <w:comment w:id="5" w:author="赵帅" w:date="2026-06-18T15:29:28Z" w:initials="ZS">
    <w:p w14:paraId="49879103">
      <w:pPr>
        <w:pStyle w:val="12"/>
      </w:pPr>
      <w:r>
        <w:rPr>
          <w:rFonts w:ascii="宋体" w:hAnsi="宋体" w:eastAsia="宋体" w:cs="宋体"/>
          <w:sz w:val="24"/>
          <w:szCs w:val="24"/>
        </w:rPr>
        <w:t>保障各方数据权益和合作合规性</w:t>
      </w:r>
    </w:p>
  </w:comment>
  <w:comment w:id="6" w:author="DELL" w:date="2026-06-17T09:30:00Z" w:initials="">
    <w:p w14:paraId="6DC8B9D9">
      <w:pPr>
        <w:pStyle w:val="12"/>
      </w:pPr>
      <w:r>
        <w:rPr>
          <w:rFonts w:hint="eastAsia"/>
        </w:rPr>
        <w:t>依据俄方回复信息，需要重新梳理；各方都要有所侧重、全面参与</w:t>
      </w:r>
    </w:p>
  </w:comment>
  <w:comment w:id="7" w:author="DELL" w:date="2026-06-17T09:32:00Z" w:initials="">
    <w:p w14:paraId="214D2356">
      <w:pPr>
        <w:pStyle w:val="12"/>
      </w:pPr>
      <w:r>
        <w:rPr>
          <w:rFonts w:hint="eastAsia"/>
        </w:rPr>
        <w:t>尚未说明</w:t>
      </w:r>
    </w:p>
  </w:comment>
  <w:comment w:id="8" w:author="赵帅" w:date="2026-06-18T15:16:29Z" w:initials="ZS">
    <w:p w14:paraId="205075E8">
      <w:pPr>
        <w:pStyle w:val="12"/>
      </w:pPr>
      <w:r>
        <w:rPr>
          <w:rFonts w:ascii="宋体" w:hAnsi="宋体" w:eastAsia="宋体" w:cs="宋体"/>
          <w:sz w:val="24"/>
          <w:szCs w:val="24"/>
        </w:rPr>
        <w:t>面向深地CO₂/H₂储用的跨国联邦建模与联合验证方法</w:t>
      </w:r>
    </w:p>
  </w:comment>
  <w:comment w:id="9" w:author="赵帅" w:date="2026-06-18T15:19:42Z" w:initials="ZS">
    <w:p w14:paraId="6AF33AD9">
      <w:pPr>
        <w:pStyle w:val="12"/>
      </w:pPr>
      <w:r>
        <w:rPr>
          <w:rFonts w:ascii="宋体" w:hAnsi="宋体" w:eastAsia="宋体" w:cs="宋体"/>
          <w:sz w:val="24"/>
          <w:szCs w:val="24"/>
        </w:rPr>
        <w:t>面向中俄伊废弃矿井、枯竭油气藏、盐穴等异构场景，构建本地训练、安全聚合、全局下发、联合验证的联邦学习流程。</w:t>
      </w:r>
    </w:p>
  </w:comment>
  <w:comment w:id="10" w:author="赵帅" w:date="2026-06-18T15:20:01Z" w:initials="ZS">
    <w:p w14:paraId="20AC8385">
      <w:pPr>
        <w:pStyle w:val="12"/>
      </w:pPr>
      <w:r>
        <w:rPr>
          <w:rFonts w:ascii="宋体" w:hAnsi="宋体" w:eastAsia="宋体" w:cs="宋体"/>
          <w:sz w:val="24"/>
          <w:szCs w:val="24"/>
        </w:rPr>
        <w:t>在原始数据不出域前提下，实现跨场景安全预测模型共训与泛化评测，形成数据接口、算法框架和软件平台成果。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E9E411" w15:done="0"/>
  <w15:commentEx w15:paraId="7B89C4CE" w15:done="0"/>
  <w15:commentEx w15:paraId="6EAC6FBC" w15:done="0"/>
  <w15:commentEx w15:paraId="6A50BBF6" w15:done="0"/>
  <w15:commentEx w15:paraId="087A1A7E" w15:done="0"/>
  <w15:commentEx w15:paraId="49879103" w15:done="0"/>
  <w15:commentEx w15:paraId="6DC8B9D9" w15:done="0"/>
  <w15:commentEx w15:paraId="214D2356" w15:done="0"/>
  <w15:commentEx w15:paraId="205075E8" w15:done="0"/>
  <w15:commentEx w15:paraId="6AF33AD9" w15:done="0"/>
  <w15:commentEx w15:paraId="20AC838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汉仪书宋二S">
    <w:altName w:val="微软雅黑"/>
    <w:panose1 w:val="00000000000000000000"/>
    <w:charset w:val="86"/>
    <w:family w:val="auto"/>
    <w:pitch w:val="default"/>
    <w:sig w:usb0="00000000" w:usb1="00000000" w:usb2="00000016"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4AA7A">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F878E">
    <w:pPr>
      <w:pStyle w:val="1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1625654"/>
      <w:docPartObj>
        <w:docPartGallery w:val="AutoText"/>
      </w:docPartObj>
    </w:sdtPr>
    <w:sdtContent>
      <w:p w14:paraId="3597C6AA">
        <w:pPr>
          <w:pStyle w:val="16"/>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9118838"/>
      <w:docPartObj>
        <w:docPartGallery w:val="AutoText"/>
      </w:docPartObj>
    </w:sdtPr>
    <w:sdtContent>
      <w:p w14:paraId="49F6B3C9">
        <w:pPr>
          <w:pStyle w:val="16"/>
          <w:jc w:val="center"/>
        </w:pPr>
        <w:r>
          <w:rPr>
            <w:rFonts w:ascii="Times New Roman" w:hAnsi="Times New Roman" w:eastAsia="宋体" w:cs="Times New Roman"/>
            <w:sz w:val="20"/>
            <w:szCs w:val="20"/>
          </w:rPr>
          <w:fldChar w:fldCharType="begin"/>
        </w:r>
        <w:r>
          <w:rPr>
            <w:rFonts w:ascii="Times New Roman" w:hAnsi="Times New Roman" w:eastAsia="宋体" w:cs="Times New Roman"/>
            <w:sz w:val="20"/>
            <w:szCs w:val="20"/>
          </w:rPr>
          <w:instrText xml:space="preserve">PAGE   \* MERGEFORMAT</w:instrText>
        </w:r>
        <w:r>
          <w:rPr>
            <w:rFonts w:ascii="Times New Roman" w:hAnsi="Times New Roman" w:eastAsia="宋体" w:cs="Times New Roman"/>
            <w:sz w:val="20"/>
            <w:szCs w:val="20"/>
          </w:rPr>
          <w:fldChar w:fldCharType="separate"/>
        </w:r>
        <w:r>
          <w:rPr>
            <w:rFonts w:ascii="Times New Roman" w:hAnsi="Times New Roman" w:eastAsia="宋体" w:cs="Times New Roman"/>
            <w:sz w:val="20"/>
            <w:szCs w:val="20"/>
            <w:lang w:val="zh-CN"/>
          </w:rPr>
          <w:t>9</w:t>
        </w:r>
        <w:r>
          <w:rPr>
            <w:rFonts w:ascii="Times New Roman" w:hAnsi="Times New Roman" w:eastAsia="宋体" w:cs="Times New Roman"/>
            <w:sz w:val="20"/>
            <w:szCs w:val="20"/>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EE39">
    <w:pPr>
      <w:pStyle w:val="16"/>
      <w:ind w:left="307"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35255" cy="162560"/>
              <wp:effectExtent l="0" t="0" r="0" b="0"/>
              <wp:wrapNone/>
              <wp:docPr id="1" name="文本框6"/>
              <wp:cNvGraphicFramePr/>
              <a:graphic xmlns:a="http://schemas.openxmlformats.org/drawingml/2006/main">
                <a:graphicData uri="http://schemas.microsoft.com/office/word/2010/wordprocessingShape">
                  <wps:wsp>
                    <wps:cNvSpPr>
                      <a:spLocks noChangeArrowheads="1"/>
                    </wps:cNvSpPr>
                    <wps:spPr bwMode="auto">
                      <a:xfrm>
                        <a:off x="0" y="0"/>
                        <a:ext cx="135255" cy="162560"/>
                      </a:xfrm>
                      <a:prstGeom prst="rect">
                        <a:avLst/>
                      </a:prstGeom>
                      <a:noFill/>
                      <a:ln>
                        <a:noFill/>
                      </a:ln>
                    </wps:spPr>
                    <wps:txbx>
                      <w:txbxContent>
                        <w:p w14:paraId="2D7BD6D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44</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6" o:spid="_x0000_s1026" o:spt="1" style="position:absolute;left:0pt;margin-top:0pt;height:12.8pt;width:10.65pt;mso-position-horizontal:center;mso-position-horizontal-relative:margin;mso-wrap-style:none;z-index:251659264;mso-width-relative:page;mso-height-relative:page;" filled="f" stroked="f" coordsize="21600,21600" o:gfxdata="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op7BK0QAAAAMBAAAPAAAAAAAAAAEAIAAAACIAAABkcnMvZG93bnJl&#10;di54bWxQSwECFAAUAAAACACHTuJAhcE5/AQCAAD3AwAADgAAAAAAAAABACAAAAAgAQAAZHJzL2Uy&#10;b0RvYy54bWxQSwUGAAAAAAYABgBZAQAAlgUAAAAA&#10;">
              <v:fill on="f" focussize="0,0"/>
              <v:stroke on="f"/>
              <v:imagedata o:title=""/>
              <o:lock v:ext="edit" aspectratio="f"/>
              <v:textbox inset="0mm,0mm,0mm,0mm" style="mso-fit-shape-to-text:t;">
                <w:txbxContent>
                  <w:p w14:paraId="2D7BD6D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44</w:t>
                    </w:r>
                    <w:r>
                      <w:rPr>
                        <w:rFonts w:hint="eastAsia"/>
                        <w:sz w:val="18"/>
                      </w:rPr>
                      <w:fldChar w:fldCharType="end"/>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ED14E">
    <w:pPr>
      <w:pStyle w:val="16"/>
      <w:tabs>
        <w:tab w:val="center" w:pos="4535"/>
        <w:tab w:val="clear" w:pos="4153"/>
      </w:tabs>
    </w:pP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A9A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2F543E"/>
    <w:multiLevelType w:val="multilevel"/>
    <w:tmpl w:val="6E2F543E"/>
    <w:lvl w:ilvl="0" w:tentative="0">
      <w:start w:val="1"/>
      <w:numFmt w:val="bullet"/>
      <w:pStyle w:val="8"/>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7DE33160"/>
    <w:multiLevelType w:val="multilevel"/>
    <w:tmpl w:val="7DE33160"/>
    <w:lvl w:ilvl="0" w:tentative="0">
      <w:start w:val="1"/>
      <w:numFmt w:val="none"/>
      <w:pStyle w:val="53"/>
      <w:suff w:val="nothing"/>
      <w:lvlText w:val=""/>
      <w:lvlJc w:val="left"/>
      <w:pPr>
        <w:ind w:left="0" w:firstLine="0"/>
      </w:pPr>
      <w:rPr>
        <w:rFonts w:hint="default" w:ascii="Times New Roman" w:hAnsi="Times New Roman" w:eastAsia="黑体"/>
      </w:rPr>
    </w:lvl>
    <w:lvl w:ilvl="1" w:tentative="0">
      <w:start w:val="1"/>
      <w:numFmt w:val="chineseCountingThousand"/>
      <w:pStyle w:val="2"/>
      <w:suff w:val="nothing"/>
      <w:lvlText w:val="%2、"/>
      <w:lvlJc w:val="left"/>
      <w:pPr>
        <w:ind w:left="0" w:firstLine="0"/>
      </w:pPr>
      <w:rPr>
        <w:rFonts w:hint="default" w:ascii="Times New Roman" w:hAnsi="Times New Roman" w:eastAsia="黑体"/>
      </w:rPr>
    </w:lvl>
    <w:lvl w:ilvl="2" w:tentative="0">
      <w:start w:val="1"/>
      <w:numFmt w:val="chineseCountingThousand"/>
      <w:pStyle w:val="4"/>
      <w:suff w:val="nothing"/>
      <w:lvlText w:val="（%3）"/>
      <w:lvlJc w:val="left"/>
      <w:pPr>
        <w:ind w:left="0" w:firstLine="0"/>
      </w:pPr>
      <w:rPr>
        <w:rFonts w:hint="default" w:ascii="Times New Roman" w:hAnsi="Times New Roman" w:eastAsia="黑体"/>
      </w:rPr>
    </w:lvl>
    <w:lvl w:ilvl="3" w:tentative="0">
      <w:start w:val="1"/>
      <w:numFmt w:val="decimal"/>
      <w:pStyle w:val="5"/>
      <w:suff w:val="nothing"/>
      <w:lvlText w:val="%4."/>
      <w:lvlJc w:val="left"/>
      <w:pPr>
        <w:ind w:left="0" w:firstLine="0"/>
      </w:pPr>
      <w:rPr>
        <w:rFonts w:hint="default" w:ascii="Times New Roman" w:hAnsi="Times New Roman" w:eastAsia="宋体"/>
      </w:rPr>
    </w:lvl>
    <w:lvl w:ilvl="4" w:tentative="0">
      <w:start w:val="1"/>
      <w:numFmt w:val="decimal"/>
      <w:pStyle w:val="6"/>
      <w:suff w:val="space"/>
      <w:lvlText w:val="%4.%5"/>
      <w:lvlJc w:val="left"/>
      <w:pPr>
        <w:ind w:left="0" w:firstLine="0"/>
      </w:pPr>
      <w:rPr>
        <w:rFonts w:hint="default" w:ascii="Times New Roman" w:hAnsi="Times New Roman" w:eastAsia="宋体"/>
      </w:rPr>
    </w:lvl>
    <w:lvl w:ilvl="5" w:tentative="0">
      <w:start w:val="1"/>
      <w:numFmt w:val="decimal"/>
      <w:pStyle w:val="7"/>
      <w:suff w:val="nothing"/>
      <w:lvlText w:val="（%6）"/>
      <w:lvlJc w:val="left"/>
      <w:pPr>
        <w:ind w:left="0" w:firstLine="0"/>
      </w:pPr>
      <w:rPr>
        <w:rFonts w:hint="default" w:ascii="Times New Roman" w:hAnsi="Times New Roman"/>
      </w:rPr>
    </w:lvl>
    <w:lvl w:ilvl="6" w:tentative="0">
      <w:start w:val="1"/>
      <w:numFmt w:val="lowerLetter"/>
      <w:lvlRestart w:val="0"/>
      <w:suff w:val="nothing"/>
      <w:lvlText w:val="（%7）"/>
      <w:lvlJc w:val="left"/>
      <w:pPr>
        <w:ind w:left="0" w:firstLine="0"/>
      </w:pPr>
      <w:rPr>
        <w:rFonts w:hint="default" w:ascii="Times New Roman" w:hAnsi="Times New Roman" w:eastAsia="宋体"/>
      </w:rPr>
    </w:lvl>
    <w:lvl w:ilvl="7" w:tentative="0">
      <w:start w:val="1"/>
      <w:numFmt w:val="decimal"/>
      <w:lvlRestart w:val="0"/>
      <w:pStyle w:val="62"/>
      <w:suff w:val="space"/>
      <w:lvlText w:val="图%8"/>
      <w:lvlJc w:val="left"/>
      <w:pPr>
        <w:ind w:left="0" w:firstLine="0"/>
      </w:pPr>
      <w:rPr>
        <w:rFonts w:hint="default" w:ascii="Times New Roman" w:hAnsi="Times New Roman" w:eastAsia="仿宋"/>
      </w:rPr>
    </w:lvl>
    <w:lvl w:ilvl="8" w:tentative="0">
      <w:start w:val="1"/>
      <w:numFmt w:val="decimal"/>
      <w:lvlRestart w:val="0"/>
      <w:pStyle w:val="55"/>
      <w:suff w:val="space"/>
      <w:lvlText w:val="表%9"/>
      <w:lvlJc w:val="left"/>
      <w:pPr>
        <w:ind w:left="0" w:firstLine="0"/>
      </w:pPr>
      <w:rPr>
        <w:rFonts w:hint="default" w:ascii="Times New Roman" w:hAnsi="Times New Roman" w:eastAsia="仿宋"/>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ELL">
    <w15:presenceInfo w15:providerId="None" w15:userId="DELL"/>
  </w15:person>
  <w15:person w15:author="赵帅">
    <w15:presenceInfo w15:providerId="None" w15:userId="赵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trackRevisions w:val="1"/>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5"/>
    <w:rsid w:val="00001923"/>
    <w:rsid w:val="0000249F"/>
    <w:rsid w:val="00002A7B"/>
    <w:rsid w:val="0000391C"/>
    <w:rsid w:val="00004A35"/>
    <w:rsid w:val="000100E4"/>
    <w:rsid w:val="00011F71"/>
    <w:rsid w:val="00017C5C"/>
    <w:rsid w:val="00020201"/>
    <w:rsid w:val="00021B89"/>
    <w:rsid w:val="00021D25"/>
    <w:rsid w:val="00022D92"/>
    <w:rsid w:val="00023467"/>
    <w:rsid w:val="00023806"/>
    <w:rsid w:val="00030944"/>
    <w:rsid w:val="00030F3D"/>
    <w:rsid w:val="000353D2"/>
    <w:rsid w:val="000364BD"/>
    <w:rsid w:val="00040155"/>
    <w:rsid w:val="0004052F"/>
    <w:rsid w:val="00045177"/>
    <w:rsid w:val="00051B04"/>
    <w:rsid w:val="00053467"/>
    <w:rsid w:val="00053926"/>
    <w:rsid w:val="000555CE"/>
    <w:rsid w:val="00057A50"/>
    <w:rsid w:val="00060754"/>
    <w:rsid w:val="0006108C"/>
    <w:rsid w:val="000611EF"/>
    <w:rsid w:val="00061560"/>
    <w:rsid w:val="0006175E"/>
    <w:rsid w:val="000618E3"/>
    <w:rsid w:val="00062BD4"/>
    <w:rsid w:val="00063300"/>
    <w:rsid w:val="00066988"/>
    <w:rsid w:val="0007164A"/>
    <w:rsid w:val="00072348"/>
    <w:rsid w:val="0007235A"/>
    <w:rsid w:val="00072E2C"/>
    <w:rsid w:val="000741B6"/>
    <w:rsid w:val="00074A32"/>
    <w:rsid w:val="0008033A"/>
    <w:rsid w:val="00080C52"/>
    <w:rsid w:val="00085E49"/>
    <w:rsid w:val="00090050"/>
    <w:rsid w:val="000951A9"/>
    <w:rsid w:val="00095C96"/>
    <w:rsid w:val="00096384"/>
    <w:rsid w:val="000A165C"/>
    <w:rsid w:val="000A1FD1"/>
    <w:rsid w:val="000A552D"/>
    <w:rsid w:val="000A765E"/>
    <w:rsid w:val="000B0060"/>
    <w:rsid w:val="000B06B2"/>
    <w:rsid w:val="000B0CC2"/>
    <w:rsid w:val="000B10EF"/>
    <w:rsid w:val="000B1665"/>
    <w:rsid w:val="000B24E7"/>
    <w:rsid w:val="000B25DA"/>
    <w:rsid w:val="000B34CA"/>
    <w:rsid w:val="000B3F4F"/>
    <w:rsid w:val="000B4258"/>
    <w:rsid w:val="000B66FF"/>
    <w:rsid w:val="000C0A2C"/>
    <w:rsid w:val="000C1402"/>
    <w:rsid w:val="000C1458"/>
    <w:rsid w:val="000C2E0A"/>
    <w:rsid w:val="000C444E"/>
    <w:rsid w:val="000C45D5"/>
    <w:rsid w:val="000C53BB"/>
    <w:rsid w:val="000C79F7"/>
    <w:rsid w:val="000D4A59"/>
    <w:rsid w:val="000D64E1"/>
    <w:rsid w:val="000D75DD"/>
    <w:rsid w:val="000E1860"/>
    <w:rsid w:val="000E1B1D"/>
    <w:rsid w:val="000E2F85"/>
    <w:rsid w:val="000F00A2"/>
    <w:rsid w:val="000F117A"/>
    <w:rsid w:val="000F15AC"/>
    <w:rsid w:val="000F3D99"/>
    <w:rsid w:val="000F4302"/>
    <w:rsid w:val="000F56A6"/>
    <w:rsid w:val="000F58E6"/>
    <w:rsid w:val="000F608D"/>
    <w:rsid w:val="00100F28"/>
    <w:rsid w:val="0010179D"/>
    <w:rsid w:val="0010261F"/>
    <w:rsid w:val="00102AF9"/>
    <w:rsid w:val="00107D66"/>
    <w:rsid w:val="00110630"/>
    <w:rsid w:val="00112BC3"/>
    <w:rsid w:val="00112C76"/>
    <w:rsid w:val="001143C7"/>
    <w:rsid w:val="001145F7"/>
    <w:rsid w:val="00115BCC"/>
    <w:rsid w:val="00115D16"/>
    <w:rsid w:val="00116BC0"/>
    <w:rsid w:val="001251F5"/>
    <w:rsid w:val="00126573"/>
    <w:rsid w:val="00126769"/>
    <w:rsid w:val="00130BD4"/>
    <w:rsid w:val="00140A32"/>
    <w:rsid w:val="00140D93"/>
    <w:rsid w:val="00141F14"/>
    <w:rsid w:val="00142262"/>
    <w:rsid w:val="00143B00"/>
    <w:rsid w:val="0014451F"/>
    <w:rsid w:val="00144EFA"/>
    <w:rsid w:val="00146E7F"/>
    <w:rsid w:val="00147DAB"/>
    <w:rsid w:val="00147F5E"/>
    <w:rsid w:val="001504A1"/>
    <w:rsid w:val="00150FFD"/>
    <w:rsid w:val="001515D4"/>
    <w:rsid w:val="00152711"/>
    <w:rsid w:val="00152B2E"/>
    <w:rsid w:val="00155578"/>
    <w:rsid w:val="00155C77"/>
    <w:rsid w:val="001561FD"/>
    <w:rsid w:val="00160208"/>
    <w:rsid w:val="00160DB1"/>
    <w:rsid w:val="00162342"/>
    <w:rsid w:val="00162DB4"/>
    <w:rsid w:val="00163FC2"/>
    <w:rsid w:val="0016441A"/>
    <w:rsid w:val="00165579"/>
    <w:rsid w:val="00170E94"/>
    <w:rsid w:val="00172428"/>
    <w:rsid w:val="00175137"/>
    <w:rsid w:val="001756D0"/>
    <w:rsid w:val="00177DDA"/>
    <w:rsid w:val="00177EAD"/>
    <w:rsid w:val="00180120"/>
    <w:rsid w:val="00181B1E"/>
    <w:rsid w:val="001824BD"/>
    <w:rsid w:val="0018542F"/>
    <w:rsid w:val="0018638A"/>
    <w:rsid w:val="00191317"/>
    <w:rsid w:val="001974D5"/>
    <w:rsid w:val="00197F00"/>
    <w:rsid w:val="001A011A"/>
    <w:rsid w:val="001A0AA0"/>
    <w:rsid w:val="001A0CCA"/>
    <w:rsid w:val="001A2DE0"/>
    <w:rsid w:val="001A5ADA"/>
    <w:rsid w:val="001A700B"/>
    <w:rsid w:val="001A7B65"/>
    <w:rsid w:val="001B23FB"/>
    <w:rsid w:val="001B323F"/>
    <w:rsid w:val="001C0C13"/>
    <w:rsid w:val="001C10DD"/>
    <w:rsid w:val="001C3915"/>
    <w:rsid w:val="001C3A3D"/>
    <w:rsid w:val="001C635D"/>
    <w:rsid w:val="001C6644"/>
    <w:rsid w:val="001C77FD"/>
    <w:rsid w:val="001D0BE2"/>
    <w:rsid w:val="001D120B"/>
    <w:rsid w:val="001D2D71"/>
    <w:rsid w:val="001D4BE3"/>
    <w:rsid w:val="001D5E62"/>
    <w:rsid w:val="001E3793"/>
    <w:rsid w:val="001E5EAF"/>
    <w:rsid w:val="001E68F7"/>
    <w:rsid w:val="001F07E7"/>
    <w:rsid w:val="001F1FE4"/>
    <w:rsid w:val="001F3F67"/>
    <w:rsid w:val="001F6CAF"/>
    <w:rsid w:val="001F7F6A"/>
    <w:rsid w:val="00201353"/>
    <w:rsid w:val="00203235"/>
    <w:rsid w:val="00206EAC"/>
    <w:rsid w:val="00207DD3"/>
    <w:rsid w:val="002101F3"/>
    <w:rsid w:val="00210C51"/>
    <w:rsid w:val="00210EB8"/>
    <w:rsid w:val="00212D41"/>
    <w:rsid w:val="002137D6"/>
    <w:rsid w:val="002150E7"/>
    <w:rsid w:val="00217734"/>
    <w:rsid w:val="00217FF7"/>
    <w:rsid w:val="00224210"/>
    <w:rsid w:val="00224328"/>
    <w:rsid w:val="00226F48"/>
    <w:rsid w:val="00230E9A"/>
    <w:rsid w:val="0023268B"/>
    <w:rsid w:val="0023327A"/>
    <w:rsid w:val="00237380"/>
    <w:rsid w:val="00237D88"/>
    <w:rsid w:val="00241A6C"/>
    <w:rsid w:val="002435C7"/>
    <w:rsid w:val="002443D3"/>
    <w:rsid w:val="002454FF"/>
    <w:rsid w:val="0024577D"/>
    <w:rsid w:val="00245D24"/>
    <w:rsid w:val="002503D6"/>
    <w:rsid w:val="00251433"/>
    <w:rsid w:val="002524F9"/>
    <w:rsid w:val="002535DF"/>
    <w:rsid w:val="00255C1F"/>
    <w:rsid w:val="00264A03"/>
    <w:rsid w:val="00266CB9"/>
    <w:rsid w:val="0026707B"/>
    <w:rsid w:val="00270D5A"/>
    <w:rsid w:val="0027297C"/>
    <w:rsid w:val="002735EA"/>
    <w:rsid w:val="00274CF4"/>
    <w:rsid w:val="0027707C"/>
    <w:rsid w:val="00281AAB"/>
    <w:rsid w:val="00287340"/>
    <w:rsid w:val="00291578"/>
    <w:rsid w:val="00292914"/>
    <w:rsid w:val="00292B8F"/>
    <w:rsid w:val="0029680E"/>
    <w:rsid w:val="002A1976"/>
    <w:rsid w:val="002A1F90"/>
    <w:rsid w:val="002A2C6D"/>
    <w:rsid w:val="002A3398"/>
    <w:rsid w:val="002A5E8D"/>
    <w:rsid w:val="002A75EC"/>
    <w:rsid w:val="002B1807"/>
    <w:rsid w:val="002B39FC"/>
    <w:rsid w:val="002B3E6B"/>
    <w:rsid w:val="002B60F1"/>
    <w:rsid w:val="002C2169"/>
    <w:rsid w:val="002C237B"/>
    <w:rsid w:val="002C2C3B"/>
    <w:rsid w:val="002C5B08"/>
    <w:rsid w:val="002C711B"/>
    <w:rsid w:val="002C721F"/>
    <w:rsid w:val="002D12B0"/>
    <w:rsid w:val="002D1B05"/>
    <w:rsid w:val="002D2E1D"/>
    <w:rsid w:val="002D3FBF"/>
    <w:rsid w:val="002D4100"/>
    <w:rsid w:val="002D4E11"/>
    <w:rsid w:val="002D60EF"/>
    <w:rsid w:val="002E0356"/>
    <w:rsid w:val="002E418F"/>
    <w:rsid w:val="002E4C83"/>
    <w:rsid w:val="002F08C2"/>
    <w:rsid w:val="002F417B"/>
    <w:rsid w:val="002F5D7D"/>
    <w:rsid w:val="0030289F"/>
    <w:rsid w:val="0030342E"/>
    <w:rsid w:val="00305DAA"/>
    <w:rsid w:val="00310822"/>
    <w:rsid w:val="0031359E"/>
    <w:rsid w:val="00313A4E"/>
    <w:rsid w:val="00315633"/>
    <w:rsid w:val="00317558"/>
    <w:rsid w:val="00323699"/>
    <w:rsid w:val="00323A00"/>
    <w:rsid w:val="00324283"/>
    <w:rsid w:val="00324C1D"/>
    <w:rsid w:val="003275D5"/>
    <w:rsid w:val="0033038C"/>
    <w:rsid w:val="003308E2"/>
    <w:rsid w:val="00335927"/>
    <w:rsid w:val="003400AB"/>
    <w:rsid w:val="003422A8"/>
    <w:rsid w:val="003423F8"/>
    <w:rsid w:val="00343BAB"/>
    <w:rsid w:val="00343ECB"/>
    <w:rsid w:val="00350AB2"/>
    <w:rsid w:val="00353665"/>
    <w:rsid w:val="0035482A"/>
    <w:rsid w:val="003559D3"/>
    <w:rsid w:val="00355AC4"/>
    <w:rsid w:val="00356977"/>
    <w:rsid w:val="0036267F"/>
    <w:rsid w:val="0036421C"/>
    <w:rsid w:val="003644F3"/>
    <w:rsid w:val="00365565"/>
    <w:rsid w:val="003673D5"/>
    <w:rsid w:val="00367BCA"/>
    <w:rsid w:val="003724E5"/>
    <w:rsid w:val="003736E5"/>
    <w:rsid w:val="00374602"/>
    <w:rsid w:val="003749A2"/>
    <w:rsid w:val="00376883"/>
    <w:rsid w:val="00377AC3"/>
    <w:rsid w:val="0038256A"/>
    <w:rsid w:val="0038586C"/>
    <w:rsid w:val="0038605C"/>
    <w:rsid w:val="00387606"/>
    <w:rsid w:val="00392FB0"/>
    <w:rsid w:val="00396079"/>
    <w:rsid w:val="00396CE7"/>
    <w:rsid w:val="003A1880"/>
    <w:rsid w:val="003A295A"/>
    <w:rsid w:val="003A2FA7"/>
    <w:rsid w:val="003A5170"/>
    <w:rsid w:val="003A5DAD"/>
    <w:rsid w:val="003B238B"/>
    <w:rsid w:val="003B71AB"/>
    <w:rsid w:val="003B725A"/>
    <w:rsid w:val="003B74E2"/>
    <w:rsid w:val="003C0807"/>
    <w:rsid w:val="003C0B5A"/>
    <w:rsid w:val="003C11A9"/>
    <w:rsid w:val="003C4DBF"/>
    <w:rsid w:val="003C7896"/>
    <w:rsid w:val="003D36A8"/>
    <w:rsid w:val="003D405F"/>
    <w:rsid w:val="003D43F8"/>
    <w:rsid w:val="003D5AE2"/>
    <w:rsid w:val="003D5F7E"/>
    <w:rsid w:val="003D6A8C"/>
    <w:rsid w:val="003D7D92"/>
    <w:rsid w:val="003E0EAE"/>
    <w:rsid w:val="003E20A7"/>
    <w:rsid w:val="003F018F"/>
    <w:rsid w:val="003F3897"/>
    <w:rsid w:val="003F5579"/>
    <w:rsid w:val="003F5BAD"/>
    <w:rsid w:val="00401CE8"/>
    <w:rsid w:val="00404162"/>
    <w:rsid w:val="0040452B"/>
    <w:rsid w:val="0040455C"/>
    <w:rsid w:val="00410A18"/>
    <w:rsid w:val="004116F4"/>
    <w:rsid w:val="00411F50"/>
    <w:rsid w:val="00412A93"/>
    <w:rsid w:val="004172FF"/>
    <w:rsid w:val="00417E7F"/>
    <w:rsid w:val="00421BF5"/>
    <w:rsid w:val="00421F6C"/>
    <w:rsid w:val="004229BC"/>
    <w:rsid w:val="004236F8"/>
    <w:rsid w:val="00424762"/>
    <w:rsid w:val="00424BCD"/>
    <w:rsid w:val="00424D9D"/>
    <w:rsid w:val="00426B96"/>
    <w:rsid w:val="00430B5C"/>
    <w:rsid w:val="0043144C"/>
    <w:rsid w:val="00431A23"/>
    <w:rsid w:val="0043479C"/>
    <w:rsid w:val="004367B1"/>
    <w:rsid w:val="00437C05"/>
    <w:rsid w:val="00441DF3"/>
    <w:rsid w:val="0044243B"/>
    <w:rsid w:val="004425E6"/>
    <w:rsid w:val="0044430D"/>
    <w:rsid w:val="0044682D"/>
    <w:rsid w:val="00451FFB"/>
    <w:rsid w:val="00453A3E"/>
    <w:rsid w:val="00454649"/>
    <w:rsid w:val="004629C2"/>
    <w:rsid w:val="004637A8"/>
    <w:rsid w:val="004642C2"/>
    <w:rsid w:val="0046624C"/>
    <w:rsid w:val="0046719D"/>
    <w:rsid w:val="00467F7E"/>
    <w:rsid w:val="004706B7"/>
    <w:rsid w:val="004721AB"/>
    <w:rsid w:val="00472EBB"/>
    <w:rsid w:val="00475183"/>
    <w:rsid w:val="00477D2D"/>
    <w:rsid w:val="00477FF8"/>
    <w:rsid w:val="00481EF6"/>
    <w:rsid w:val="00496C83"/>
    <w:rsid w:val="004A3597"/>
    <w:rsid w:val="004A3A31"/>
    <w:rsid w:val="004A3FB6"/>
    <w:rsid w:val="004A6842"/>
    <w:rsid w:val="004A6E94"/>
    <w:rsid w:val="004B1873"/>
    <w:rsid w:val="004B266C"/>
    <w:rsid w:val="004B2D06"/>
    <w:rsid w:val="004B4FBE"/>
    <w:rsid w:val="004B5FC5"/>
    <w:rsid w:val="004B6E8C"/>
    <w:rsid w:val="004C1970"/>
    <w:rsid w:val="004C1B04"/>
    <w:rsid w:val="004C1FED"/>
    <w:rsid w:val="004C3274"/>
    <w:rsid w:val="004C32D1"/>
    <w:rsid w:val="004C32E6"/>
    <w:rsid w:val="004C38FE"/>
    <w:rsid w:val="004C5B34"/>
    <w:rsid w:val="004C6077"/>
    <w:rsid w:val="004C61F6"/>
    <w:rsid w:val="004C6DAB"/>
    <w:rsid w:val="004D1076"/>
    <w:rsid w:val="004D28C9"/>
    <w:rsid w:val="004D48D1"/>
    <w:rsid w:val="004D5082"/>
    <w:rsid w:val="004D50CF"/>
    <w:rsid w:val="004D65E6"/>
    <w:rsid w:val="004E00B6"/>
    <w:rsid w:val="004E050B"/>
    <w:rsid w:val="004E4814"/>
    <w:rsid w:val="004E5519"/>
    <w:rsid w:val="004E6AC3"/>
    <w:rsid w:val="004F3648"/>
    <w:rsid w:val="004F44A5"/>
    <w:rsid w:val="004F56C1"/>
    <w:rsid w:val="004F7772"/>
    <w:rsid w:val="004F79DC"/>
    <w:rsid w:val="004F7D6B"/>
    <w:rsid w:val="00500BF0"/>
    <w:rsid w:val="00502108"/>
    <w:rsid w:val="00504D47"/>
    <w:rsid w:val="005066D2"/>
    <w:rsid w:val="00507B00"/>
    <w:rsid w:val="005102B3"/>
    <w:rsid w:val="005102C6"/>
    <w:rsid w:val="005109D7"/>
    <w:rsid w:val="00512F97"/>
    <w:rsid w:val="0051536B"/>
    <w:rsid w:val="00517BCA"/>
    <w:rsid w:val="005233E8"/>
    <w:rsid w:val="00526C92"/>
    <w:rsid w:val="005271E3"/>
    <w:rsid w:val="00527A59"/>
    <w:rsid w:val="00530E2A"/>
    <w:rsid w:val="005310D5"/>
    <w:rsid w:val="00533AB6"/>
    <w:rsid w:val="00536ACA"/>
    <w:rsid w:val="0053771D"/>
    <w:rsid w:val="0054357C"/>
    <w:rsid w:val="00545B42"/>
    <w:rsid w:val="00545B5F"/>
    <w:rsid w:val="0055042C"/>
    <w:rsid w:val="00550582"/>
    <w:rsid w:val="00552F66"/>
    <w:rsid w:val="00553718"/>
    <w:rsid w:val="005541A2"/>
    <w:rsid w:val="00555398"/>
    <w:rsid w:val="005644BF"/>
    <w:rsid w:val="00564A44"/>
    <w:rsid w:val="0056554D"/>
    <w:rsid w:val="0056607B"/>
    <w:rsid w:val="00566A1A"/>
    <w:rsid w:val="0057012B"/>
    <w:rsid w:val="005721DB"/>
    <w:rsid w:val="005739BC"/>
    <w:rsid w:val="00574B43"/>
    <w:rsid w:val="00576748"/>
    <w:rsid w:val="00576CDD"/>
    <w:rsid w:val="00576E31"/>
    <w:rsid w:val="00577042"/>
    <w:rsid w:val="005853AC"/>
    <w:rsid w:val="00586C13"/>
    <w:rsid w:val="00590950"/>
    <w:rsid w:val="00593460"/>
    <w:rsid w:val="005934E4"/>
    <w:rsid w:val="00593D96"/>
    <w:rsid w:val="0059627C"/>
    <w:rsid w:val="00596E7C"/>
    <w:rsid w:val="005A01FB"/>
    <w:rsid w:val="005A144E"/>
    <w:rsid w:val="005A3761"/>
    <w:rsid w:val="005A47FE"/>
    <w:rsid w:val="005A59F3"/>
    <w:rsid w:val="005A6F1E"/>
    <w:rsid w:val="005A765B"/>
    <w:rsid w:val="005B221D"/>
    <w:rsid w:val="005B2252"/>
    <w:rsid w:val="005B26AB"/>
    <w:rsid w:val="005B3592"/>
    <w:rsid w:val="005B580B"/>
    <w:rsid w:val="005C1EE9"/>
    <w:rsid w:val="005C344C"/>
    <w:rsid w:val="005C4702"/>
    <w:rsid w:val="005C4F04"/>
    <w:rsid w:val="005C5AEF"/>
    <w:rsid w:val="005C6CEA"/>
    <w:rsid w:val="005C7329"/>
    <w:rsid w:val="005C7A4A"/>
    <w:rsid w:val="005D11D9"/>
    <w:rsid w:val="005D1C13"/>
    <w:rsid w:val="005D585A"/>
    <w:rsid w:val="005D792C"/>
    <w:rsid w:val="005E0F5C"/>
    <w:rsid w:val="005E3A55"/>
    <w:rsid w:val="005E527E"/>
    <w:rsid w:val="005E715F"/>
    <w:rsid w:val="005E7730"/>
    <w:rsid w:val="005F074F"/>
    <w:rsid w:val="005F3FD1"/>
    <w:rsid w:val="00601504"/>
    <w:rsid w:val="006038E0"/>
    <w:rsid w:val="006046A8"/>
    <w:rsid w:val="00604D0A"/>
    <w:rsid w:val="006068DC"/>
    <w:rsid w:val="006111AC"/>
    <w:rsid w:val="006120FF"/>
    <w:rsid w:val="006133F0"/>
    <w:rsid w:val="00617E6F"/>
    <w:rsid w:val="00620206"/>
    <w:rsid w:val="00620A3B"/>
    <w:rsid w:val="00621BC6"/>
    <w:rsid w:val="00626A85"/>
    <w:rsid w:val="00630971"/>
    <w:rsid w:val="00632398"/>
    <w:rsid w:val="006326A1"/>
    <w:rsid w:val="00633B9F"/>
    <w:rsid w:val="00640221"/>
    <w:rsid w:val="00641086"/>
    <w:rsid w:val="00641F37"/>
    <w:rsid w:val="006422D2"/>
    <w:rsid w:val="00644017"/>
    <w:rsid w:val="006441CA"/>
    <w:rsid w:val="00645006"/>
    <w:rsid w:val="006479DC"/>
    <w:rsid w:val="00651DDA"/>
    <w:rsid w:val="006525D8"/>
    <w:rsid w:val="00653F57"/>
    <w:rsid w:val="0065578A"/>
    <w:rsid w:val="00655CDE"/>
    <w:rsid w:val="00656C1C"/>
    <w:rsid w:val="00670F54"/>
    <w:rsid w:val="006747CC"/>
    <w:rsid w:val="006754BD"/>
    <w:rsid w:val="006824E8"/>
    <w:rsid w:val="0068525D"/>
    <w:rsid w:val="006854B2"/>
    <w:rsid w:val="0068579D"/>
    <w:rsid w:val="00687CAD"/>
    <w:rsid w:val="006917D0"/>
    <w:rsid w:val="00691D68"/>
    <w:rsid w:val="00692EF5"/>
    <w:rsid w:val="00692EF8"/>
    <w:rsid w:val="0069303E"/>
    <w:rsid w:val="0069393A"/>
    <w:rsid w:val="00695A75"/>
    <w:rsid w:val="00695E95"/>
    <w:rsid w:val="006961BE"/>
    <w:rsid w:val="006A0A6D"/>
    <w:rsid w:val="006A52AF"/>
    <w:rsid w:val="006A6AC9"/>
    <w:rsid w:val="006B262B"/>
    <w:rsid w:val="006B4D20"/>
    <w:rsid w:val="006B54B3"/>
    <w:rsid w:val="006B5703"/>
    <w:rsid w:val="006B6C92"/>
    <w:rsid w:val="006C0A65"/>
    <w:rsid w:val="006C23F5"/>
    <w:rsid w:val="006C32E9"/>
    <w:rsid w:val="006C4287"/>
    <w:rsid w:val="006C65DD"/>
    <w:rsid w:val="006C680D"/>
    <w:rsid w:val="006D07CE"/>
    <w:rsid w:val="006D15DA"/>
    <w:rsid w:val="006D2314"/>
    <w:rsid w:val="006D2689"/>
    <w:rsid w:val="006D3411"/>
    <w:rsid w:val="006D3F9D"/>
    <w:rsid w:val="006D5717"/>
    <w:rsid w:val="006D77E9"/>
    <w:rsid w:val="006D7F7E"/>
    <w:rsid w:val="006E069C"/>
    <w:rsid w:val="006E0D22"/>
    <w:rsid w:val="006E3CC7"/>
    <w:rsid w:val="006E5287"/>
    <w:rsid w:val="006E5BE2"/>
    <w:rsid w:val="006E6CC9"/>
    <w:rsid w:val="006F1A3D"/>
    <w:rsid w:val="006F319E"/>
    <w:rsid w:val="006F5561"/>
    <w:rsid w:val="006F5CFC"/>
    <w:rsid w:val="006F6202"/>
    <w:rsid w:val="0070055D"/>
    <w:rsid w:val="00700DBB"/>
    <w:rsid w:val="00700FEA"/>
    <w:rsid w:val="00702313"/>
    <w:rsid w:val="007024B8"/>
    <w:rsid w:val="00702BF3"/>
    <w:rsid w:val="007038B2"/>
    <w:rsid w:val="00706D5E"/>
    <w:rsid w:val="0071048E"/>
    <w:rsid w:val="007106BD"/>
    <w:rsid w:val="007114E4"/>
    <w:rsid w:val="00714CB3"/>
    <w:rsid w:val="00716C11"/>
    <w:rsid w:val="00717724"/>
    <w:rsid w:val="00717E2B"/>
    <w:rsid w:val="0072067A"/>
    <w:rsid w:val="00722577"/>
    <w:rsid w:val="007227DB"/>
    <w:rsid w:val="0072483E"/>
    <w:rsid w:val="00724BF2"/>
    <w:rsid w:val="007250AA"/>
    <w:rsid w:val="007279B6"/>
    <w:rsid w:val="00727DF0"/>
    <w:rsid w:val="00730A4A"/>
    <w:rsid w:val="0073263C"/>
    <w:rsid w:val="0073351D"/>
    <w:rsid w:val="00733797"/>
    <w:rsid w:val="0073606B"/>
    <w:rsid w:val="00741F65"/>
    <w:rsid w:val="0074362A"/>
    <w:rsid w:val="0074439B"/>
    <w:rsid w:val="0074475F"/>
    <w:rsid w:val="007450F1"/>
    <w:rsid w:val="00751757"/>
    <w:rsid w:val="007525A6"/>
    <w:rsid w:val="007561D0"/>
    <w:rsid w:val="0075711E"/>
    <w:rsid w:val="007575F0"/>
    <w:rsid w:val="007639BC"/>
    <w:rsid w:val="007641A7"/>
    <w:rsid w:val="0076487F"/>
    <w:rsid w:val="00767AA7"/>
    <w:rsid w:val="00771C39"/>
    <w:rsid w:val="00772086"/>
    <w:rsid w:val="00772811"/>
    <w:rsid w:val="00774409"/>
    <w:rsid w:val="007753F1"/>
    <w:rsid w:val="007808B0"/>
    <w:rsid w:val="00780D43"/>
    <w:rsid w:val="007821C6"/>
    <w:rsid w:val="00782AA8"/>
    <w:rsid w:val="007849E0"/>
    <w:rsid w:val="00784AB8"/>
    <w:rsid w:val="00787A32"/>
    <w:rsid w:val="0079179D"/>
    <w:rsid w:val="007943BA"/>
    <w:rsid w:val="0079626B"/>
    <w:rsid w:val="007962EB"/>
    <w:rsid w:val="00797E3F"/>
    <w:rsid w:val="007A06E9"/>
    <w:rsid w:val="007A2679"/>
    <w:rsid w:val="007A2777"/>
    <w:rsid w:val="007A32B4"/>
    <w:rsid w:val="007A3C9D"/>
    <w:rsid w:val="007A556F"/>
    <w:rsid w:val="007A646A"/>
    <w:rsid w:val="007A67BD"/>
    <w:rsid w:val="007A7B7A"/>
    <w:rsid w:val="007B0D4D"/>
    <w:rsid w:val="007B1F8B"/>
    <w:rsid w:val="007B2668"/>
    <w:rsid w:val="007B2DE5"/>
    <w:rsid w:val="007B3B4E"/>
    <w:rsid w:val="007B5656"/>
    <w:rsid w:val="007B66AA"/>
    <w:rsid w:val="007B6A8E"/>
    <w:rsid w:val="007B7581"/>
    <w:rsid w:val="007C0966"/>
    <w:rsid w:val="007C75FB"/>
    <w:rsid w:val="007D011E"/>
    <w:rsid w:val="007D0C39"/>
    <w:rsid w:val="007D158C"/>
    <w:rsid w:val="007D1C2F"/>
    <w:rsid w:val="007D4E3C"/>
    <w:rsid w:val="007E115A"/>
    <w:rsid w:val="007E15D6"/>
    <w:rsid w:val="007E5451"/>
    <w:rsid w:val="007E6699"/>
    <w:rsid w:val="007E6C49"/>
    <w:rsid w:val="007E778D"/>
    <w:rsid w:val="007F12CF"/>
    <w:rsid w:val="007F443A"/>
    <w:rsid w:val="007F71B8"/>
    <w:rsid w:val="007F7445"/>
    <w:rsid w:val="00802627"/>
    <w:rsid w:val="00802F88"/>
    <w:rsid w:val="00805FAD"/>
    <w:rsid w:val="00814B79"/>
    <w:rsid w:val="00816282"/>
    <w:rsid w:val="00821F36"/>
    <w:rsid w:val="008223E5"/>
    <w:rsid w:val="00823BE0"/>
    <w:rsid w:val="00826F05"/>
    <w:rsid w:val="008311F3"/>
    <w:rsid w:val="0083499F"/>
    <w:rsid w:val="00835657"/>
    <w:rsid w:val="00835F06"/>
    <w:rsid w:val="00840E9D"/>
    <w:rsid w:val="00842AD0"/>
    <w:rsid w:val="00846066"/>
    <w:rsid w:val="0084705D"/>
    <w:rsid w:val="0084788E"/>
    <w:rsid w:val="00850313"/>
    <w:rsid w:val="008520EF"/>
    <w:rsid w:val="00853475"/>
    <w:rsid w:val="00855186"/>
    <w:rsid w:val="008559AA"/>
    <w:rsid w:val="008573D1"/>
    <w:rsid w:val="00860DFA"/>
    <w:rsid w:val="00866793"/>
    <w:rsid w:val="008707FC"/>
    <w:rsid w:val="0087107E"/>
    <w:rsid w:val="00872415"/>
    <w:rsid w:val="0087364E"/>
    <w:rsid w:val="00874547"/>
    <w:rsid w:val="0087501E"/>
    <w:rsid w:val="008755FA"/>
    <w:rsid w:val="0087597A"/>
    <w:rsid w:val="008762AC"/>
    <w:rsid w:val="0088087A"/>
    <w:rsid w:val="00880EDA"/>
    <w:rsid w:val="008820AB"/>
    <w:rsid w:val="00882250"/>
    <w:rsid w:val="00882F1B"/>
    <w:rsid w:val="00883A74"/>
    <w:rsid w:val="008926D3"/>
    <w:rsid w:val="00892B71"/>
    <w:rsid w:val="00892DD5"/>
    <w:rsid w:val="00895445"/>
    <w:rsid w:val="0089678F"/>
    <w:rsid w:val="00897A26"/>
    <w:rsid w:val="00897B4F"/>
    <w:rsid w:val="008A2F7E"/>
    <w:rsid w:val="008A51F6"/>
    <w:rsid w:val="008A618E"/>
    <w:rsid w:val="008A7547"/>
    <w:rsid w:val="008A7D5E"/>
    <w:rsid w:val="008C16F3"/>
    <w:rsid w:val="008C3C9F"/>
    <w:rsid w:val="008C459C"/>
    <w:rsid w:val="008C4B12"/>
    <w:rsid w:val="008C4B55"/>
    <w:rsid w:val="008C55BF"/>
    <w:rsid w:val="008C7861"/>
    <w:rsid w:val="008D03D5"/>
    <w:rsid w:val="008D6886"/>
    <w:rsid w:val="008D7153"/>
    <w:rsid w:val="008D7DA9"/>
    <w:rsid w:val="008E0A8D"/>
    <w:rsid w:val="008E16AD"/>
    <w:rsid w:val="008E408B"/>
    <w:rsid w:val="008E5D37"/>
    <w:rsid w:val="008E7574"/>
    <w:rsid w:val="008E797D"/>
    <w:rsid w:val="008F5C4D"/>
    <w:rsid w:val="008F5E0E"/>
    <w:rsid w:val="008F7594"/>
    <w:rsid w:val="0090152B"/>
    <w:rsid w:val="00902A4A"/>
    <w:rsid w:val="00903CD4"/>
    <w:rsid w:val="0091007F"/>
    <w:rsid w:val="009102DA"/>
    <w:rsid w:val="009105C8"/>
    <w:rsid w:val="00912059"/>
    <w:rsid w:val="00914E66"/>
    <w:rsid w:val="00916D73"/>
    <w:rsid w:val="00921088"/>
    <w:rsid w:val="0092116D"/>
    <w:rsid w:val="00921E52"/>
    <w:rsid w:val="00922D77"/>
    <w:rsid w:val="00923259"/>
    <w:rsid w:val="00924FA1"/>
    <w:rsid w:val="00926B9C"/>
    <w:rsid w:val="00927023"/>
    <w:rsid w:val="00930926"/>
    <w:rsid w:val="00931F97"/>
    <w:rsid w:val="00933DE9"/>
    <w:rsid w:val="009347A8"/>
    <w:rsid w:val="009350D4"/>
    <w:rsid w:val="0093599C"/>
    <w:rsid w:val="00936A56"/>
    <w:rsid w:val="00942712"/>
    <w:rsid w:val="00943EAF"/>
    <w:rsid w:val="00945BB0"/>
    <w:rsid w:val="00945C40"/>
    <w:rsid w:val="009509B8"/>
    <w:rsid w:val="009512C8"/>
    <w:rsid w:val="009514A0"/>
    <w:rsid w:val="009539A3"/>
    <w:rsid w:val="00955CD3"/>
    <w:rsid w:val="009617D8"/>
    <w:rsid w:val="00961BB1"/>
    <w:rsid w:val="0096355D"/>
    <w:rsid w:val="009635B9"/>
    <w:rsid w:val="0096710E"/>
    <w:rsid w:val="009675EC"/>
    <w:rsid w:val="00967B2D"/>
    <w:rsid w:val="0097053C"/>
    <w:rsid w:val="00971F74"/>
    <w:rsid w:val="00977946"/>
    <w:rsid w:val="0098593D"/>
    <w:rsid w:val="00987AD5"/>
    <w:rsid w:val="00992763"/>
    <w:rsid w:val="00993370"/>
    <w:rsid w:val="009935B4"/>
    <w:rsid w:val="009937F1"/>
    <w:rsid w:val="009961A2"/>
    <w:rsid w:val="00997954"/>
    <w:rsid w:val="009A4BD0"/>
    <w:rsid w:val="009A69D5"/>
    <w:rsid w:val="009B0214"/>
    <w:rsid w:val="009B1060"/>
    <w:rsid w:val="009B1E70"/>
    <w:rsid w:val="009B2D0A"/>
    <w:rsid w:val="009B2E8F"/>
    <w:rsid w:val="009B3952"/>
    <w:rsid w:val="009B41F0"/>
    <w:rsid w:val="009B5AD5"/>
    <w:rsid w:val="009B632C"/>
    <w:rsid w:val="009B7A75"/>
    <w:rsid w:val="009C3ACD"/>
    <w:rsid w:val="009C54AF"/>
    <w:rsid w:val="009C5F94"/>
    <w:rsid w:val="009C6FBD"/>
    <w:rsid w:val="009D0954"/>
    <w:rsid w:val="009D136A"/>
    <w:rsid w:val="009D58C7"/>
    <w:rsid w:val="009D7482"/>
    <w:rsid w:val="009E057B"/>
    <w:rsid w:val="009E2270"/>
    <w:rsid w:val="009E740E"/>
    <w:rsid w:val="009F0184"/>
    <w:rsid w:val="009F116F"/>
    <w:rsid w:val="009F1185"/>
    <w:rsid w:val="009F5553"/>
    <w:rsid w:val="009F5DE6"/>
    <w:rsid w:val="009F6BC1"/>
    <w:rsid w:val="009F7484"/>
    <w:rsid w:val="009F7E61"/>
    <w:rsid w:val="00A01645"/>
    <w:rsid w:val="00A023F5"/>
    <w:rsid w:val="00A04819"/>
    <w:rsid w:val="00A04B38"/>
    <w:rsid w:val="00A052F8"/>
    <w:rsid w:val="00A0612E"/>
    <w:rsid w:val="00A106A9"/>
    <w:rsid w:val="00A12A53"/>
    <w:rsid w:val="00A12BAB"/>
    <w:rsid w:val="00A13499"/>
    <w:rsid w:val="00A1385B"/>
    <w:rsid w:val="00A14A06"/>
    <w:rsid w:val="00A14A12"/>
    <w:rsid w:val="00A16253"/>
    <w:rsid w:val="00A20382"/>
    <w:rsid w:val="00A206CF"/>
    <w:rsid w:val="00A212D8"/>
    <w:rsid w:val="00A21A37"/>
    <w:rsid w:val="00A2425A"/>
    <w:rsid w:val="00A25921"/>
    <w:rsid w:val="00A25E90"/>
    <w:rsid w:val="00A276A4"/>
    <w:rsid w:val="00A300BF"/>
    <w:rsid w:val="00A31BEA"/>
    <w:rsid w:val="00A32086"/>
    <w:rsid w:val="00A337B8"/>
    <w:rsid w:val="00A34ED1"/>
    <w:rsid w:val="00A36407"/>
    <w:rsid w:val="00A3666B"/>
    <w:rsid w:val="00A366F4"/>
    <w:rsid w:val="00A437A4"/>
    <w:rsid w:val="00A444E2"/>
    <w:rsid w:val="00A451A6"/>
    <w:rsid w:val="00A4661B"/>
    <w:rsid w:val="00A55C4E"/>
    <w:rsid w:val="00A560CB"/>
    <w:rsid w:val="00A562B8"/>
    <w:rsid w:val="00A56E0A"/>
    <w:rsid w:val="00A57C9D"/>
    <w:rsid w:val="00A60323"/>
    <w:rsid w:val="00A606D2"/>
    <w:rsid w:val="00A60E6B"/>
    <w:rsid w:val="00A62232"/>
    <w:rsid w:val="00A6259D"/>
    <w:rsid w:val="00A651A1"/>
    <w:rsid w:val="00A6572A"/>
    <w:rsid w:val="00A661AB"/>
    <w:rsid w:val="00A6698A"/>
    <w:rsid w:val="00A67997"/>
    <w:rsid w:val="00A67F34"/>
    <w:rsid w:val="00A70509"/>
    <w:rsid w:val="00A705AE"/>
    <w:rsid w:val="00A72980"/>
    <w:rsid w:val="00A731BE"/>
    <w:rsid w:val="00A75351"/>
    <w:rsid w:val="00A75E43"/>
    <w:rsid w:val="00A761AE"/>
    <w:rsid w:val="00A8297F"/>
    <w:rsid w:val="00A85155"/>
    <w:rsid w:val="00A85D6B"/>
    <w:rsid w:val="00A86C85"/>
    <w:rsid w:val="00A90725"/>
    <w:rsid w:val="00A943E3"/>
    <w:rsid w:val="00A95167"/>
    <w:rsid w:val="00A95EB8"/>
    <w:rsid w:val="00AA37F9"/>
    <w:rsid w:val="00AA7E29"/>
    <w:rsid w:val="00AB1513"/>
    <w:rsid w:val="00AC00ED"/>
    <w:rsid w:val="00AC420A"/>
    <w:rsid w:val="00AC7646"/>
    <w:rsid w:val="00AD0C47"/>
    <w:rsid w:val="00AD51C1"/>
    <w:rsid w:val="00AD671B"/>
    <w:rsid w:val="00AD6992"/>
    <w:rsid w:val="00AE1C58"/>
    <w:rsid w:val="00AE1DB1"/>
    <w:rsid w:val="00AE2F63"/>
    <w:rsid w:val="00AE33AB"/>
    <w:rsid w:val="00AE3E16"/>
    <w:rsid w:val="00AE402C"/>
    <w:rsid w:val="00AF0435"/>
    <w:rsid w:val="00AF1052"/>
    <w:rsid w:val="00AF1800"/>
    <w:rsid w:val="00AF2A92"/>
    <w:rsid w:val="00AF5FFE"/>
    <w:rsid w:val="00B00AD0"/>
    <w:rsid w:val="00B01115"/>
    <w:rsid w:val="00B0114C"/>
    <w:rsid w:val="00B01C01"/>
    <w:rsid w:val="00B02454"/>
    <w:rsid w:val="00B02A8B"/>
    <w:rsid w:val="00B03EBC"/>
    <w:rsid w:val="00B048B6"/>
    <w:rsid w:val="00B04A65"/>
    <w:rsid w:val="00B139F8"/>
    <w:rsid w:val="00B2081C"/>
    <w:rsid w:val="00B226AD"/>
    <w:rsid w:val="00B2451C"/>
    <w:rsid w:val="00B2598B"/>
    <w:rsid w:val="00B273B0"/>
    <w:rsid w:val="00B30CF5"/>
    <w:rsid w:val="00B32C89"/>
    <w:rsid w:val="00B350E2"/>
    <w:rsid w:val="00B35109"/>
    <w:rsid w:val="00B43B7F"/>
    <w:rsid w:val="00B4568D"/>
    <w:rsid w:val="00B47510"/>
    <w:rsid w:val="00B503C1"/>
    <w:rsid w:val="00B52F6E"/>
    <w:rsid w:val="00B5386F"/>
    <w:rsid w:val="00B54368"/>
    <w:rsid w:val="00B5544D"/>
    <w:rsid w:val="00B619D5"/>
    <w:rsid w:val="00B6527F"/>
    <w:rsid w:val="00B65897"/>
    <w:rsid w:val="00B65AC7"/>
    <w:rsid w:val="00B66006"/>
    <w:rsid w:val="00B71642"/>
    <w:rsid w:val="00B7176A"/>
    <w:rsid w:val="00B72D3D"/>
    <w:rsid w:val="00B755AC"/>
    <w:rsid w:val="00B7641B"/>
    <w:rsid w:val="00B77DCB"/>
    <w:rsid w:val="00B81BA5"/>
    <w:rsid w:val="00B8212B"/>
    <w:rsid w:val="00B82897"/>
    <w:rsid w:val="00B83126"/>
    <w:rsid w:val="00B9007A"/>
    <w:rsid w:val="00B926BF"/>
    <w:rsid w:val="00B958E3"/>
    <w:rsid w:val="00B96E6F"/>
    <w:rsid w:val="00BA0A72"/>
    <w:rsid w:val="00BA0EFA"/>
    <w:rsid w:val="00BA1CC9"/>
    <w:rsid w:val="00BA36DB"/>
    <w:rsid w:val="00BA4ACE"/>
    <w:rsid w:val="00BA701D"/>
    <w:rsid w:val="00BB06B3"/>
    <w:rsid w:val="00BB0B4D"/>
    <w:rsid w:val="00BB28A1"/>
    <w:rsid w:val="00BB29A5"/>
    <w:rsid w:val="00BB5657"/>
    <w:rsid w:val="00BC051B"/>
    <w:rsid w:val="00BC3930"/>
    <w:rsid w:val="00BC3D43"/>
    <w:rsid w:val="00BC65FE"/>
    <w:rsid w:val="00BC6B78"/>
    <w:rsid w:val="00BC6C87"/>
    <w:rsid w:val="00BD0D2F"/>
    <w:rsid w:val="00BD1781"/>
    <w:rsid w:val="00BD4F7A"/>
    <w:rsid w:val="00BE2D8E"/>
    <w:rsid w:val="00BE3710"/>
    <w:rsid w:val="00BE3C7C"/>
    <w:rsid w:val="00BE5073"/>
    <w:rsid w:val="00BE5B6D"/>
    <w:rsid w:val="00BE6432"/>
    <w:rsid w:val="00BE6E4E"/>
    <w:rsid w:val="00BE7BF2"/>
    <w:rsid w:val="00BF16BE"/>
    <w:rsid w:val="00BF21FB"/>
    <w:rsid w:val="00BF3225"/>
    <w:rsid w:val="00BF3F5D"/>
    <w:rsid w:val="00BF6349"/>
    <w:rsid w:val="00C12F5E"/>
    <w:rsid w:val="00C1312E"/>
    <w:rsid w:val="00C13897"/>
    <w:rsid w:val="00C160FA"/>
    <w:rsid w:val="00C2010E"/>
    <w:rsid w:val="00C220C7"/>
    <w:rsid w:val="00C23642"/>
    <w:rsid w:val="00C2452B"/>
    <w:rsid w:val="00C24E23"/>
    <w:rsid w:val="00C25C51"/>
    <w:rsid w:val="00C27D7D"/>
    <w:rsid w:val="00C32433"/>
    <w:rsid w:val="00C3791A"/>
    <w:rsid w:val="00C4009E"/>
    <w:rsid w:val="00C41E2A"/>
    <w:rsid w:val="00C425BC"/>
    <w:rsid w:val="00C44FA8"/>
    <w:rsid w:val="00C50922"/>
    <w:rsid w:val="00C5200A"/>
    <w:rsid w:val="00C54F42"/>
    <w:rsid w:val="00C614C1"/>
    <w:rsid w:val="00C616F6"/>
    <w:rsid w:val="00C62CB9"/>
    <w:rsid w:val="00C65BA5"/>
    <w:rsid w:val="00C65FE5"/>
    <w:rsid w:val="00C70492"/>
    <w:rsid w:val="00C7054F"/>
    <w:rsid w:val="00C71B74"/>
    <w:rsid w:val="00C7611D"/>
    <w:rsid w:val="00C81BD5"/>
    <w:rsid w:val="00C82B8A"/>
    <w:rsid w:val="00C8445E"/>
    <w:rsid w:val="00C84937"/>
    <w:rsid w:val="00C8505F"/>
    <w:rsid w:val="00C868EE"/>
    <w:rsid w:val="00C93783"/>
    <w:rsid w:val="00C94B0F"/>
    <w:rsid w:val="00CA2C77"/>
    <w:rsid w:val="00CA787E"/>
    <w:rsid w:val="00CA7CE6"/>
    <w:rsid w:val="00CB0AC5"/>
    <w:rsid w:val="00CB14C0"/>
    <w:rsid w:val="00CB16DF"/>
    <w:rsid w:val="00CB2943"/>
    <w:rsid w:val="00CB2C82"/>
    <w:rsid w:val="00CB2D62"/>
    <w:rsid w:val="00CB45DB"/>
    <w:rsid w:val="00CB6B05"/>
    <w:rsid w:val="00CC2CD5"/>
    <w:rsid w:val="00CC349F"/>
    <w:rsid w:val="00CC35B3"/>
    <w:rsid w:val="00CC3A5F"/>
    <w:rsid w:val="00CC4296"/>
    <w:rsid w:val="00CD4C54"/>
    <w:rsid w:val="00CD6A0D"/>
    <w:rsid w:val="00CE181B"/>
    <w:rsid w:val="00CE29FA"/>
    <w:rsid w:val="00CE2F66"/>
    <w:rsid w:val="00CE42C7"/>
    <w:rsid w:val="00CF1B9A"/>
    <w:rsid w:val="00CF2406"/>
    <w:rsid w:val="00CF4C4C"/>
    <w:rsid w:val="00CF5CA9"/>
    <w:rsid w:val="00CF783C"/>
    <w:rsid w:val="00D01FD5"/>
    <w:rsid w:val="00D04252"/>
    <w:rsid w:val="00D048C8"/>
    <w:rsid w:val="00D05D3A"/>
    <w:rsid w:val="00D10331"/>
    <w:rsid w:val="00D10E7E"/>
    <w:rsid w:val="00D112D6"/>
    <w:rsid w:val="00D12B65"/>
    <w:rsid w:val="00D17DFB"/>
    <w:rsid w:val="00D223AE"/>
    <w:rsid w:val="00D227EB"/>
    <w:rsid w:val="00D228A1"/>
    <w:rsid w:val="00D22DF6"/>
    <w:rsid w:val="00D230B7"/>
    <w:rsid w:val="00D2341E"/>
    <w:rsid w:val="00D2484F"/>
    <w:rsid w:val="00D267A2"/>
    <w:rsid w:val="00D31F88"/>
    <w:rsid w:val="00D320C0"/>
    <w:rsid w:val="00D33BD0"/>
    <w:rsid w:val="00D35057"/>
    <w:rsid w:val="00D42205"/>
    <w:rsid w:val="00D42993"/>
    <w:rsid w:val="00D42BD3"/>
    <w:rsid w:val="00D45735"/>
    <w:rsid w:val="00D45A1C"/>
    <w:rsid w:val="00D46711"/>
    <w:rsid w:val="00D47245"/>
    <w:rsid w:val="00D51120"/>
    <w:rsid w:val="00D52065"/>
    <w:rsid w:val="00D521CF"/>
    <w:rsid w:val="00D53490"/>
    <w:rsid w:val="00D53D52"/>
    <w:rsid w:val="00D5455C"/>
    <w:rsid w:val="00D56DE8"/>
    <w:rsid w:val="00D57C77"/>
    <w:rsid w:val="00D60A2A"/>
    <w:rsid w:val="00D60ADC"/>
    <w:rsid w:val="00D60C9D"/>
    <w:rsid w:val="00D61F32"/>
    <w:rsid w:val="00D63684"/>
    <w:rsid w:val="00D63DB6"/>
    <w:rsid w:val="00D66FCC"/>
    <w:rsid w:val="00D70CF0"/>
    <w:rsid w:val="00D74565"/>
    <w:rsid w:val="00D74D55"/>
    <w:rsid w:val="00D74E92"/>
    <w:rsid w:val="00D755D5"/>
    <w:rsid w:val="00D762FC"/>
    <w:rsid w:val="00D76311"/>
    <w:rsid w:val="00D81007"/>
    <w:rsid w:val="00D81299"/>
    <w:rsid w:val="00D816DD"/>
    <w:rsid w:val="00D836E5"/>
    <w:rsid w:val="00D83918"/>
    <w:rsid w:val="00D901B9"/>
    <w:rsid w:val="00D9079A"/>
    <w:rsid w:val="00D9376C"/>
    <w:rsid w:val="00D9499A"/>
    <w:rsid w:val="00D9550B"/>
    <w:rsid w:val="00DA0349"/>
    <w:rsid w:val="00DA090F"/>
    <w:rsid w:val="00DA0CA4"/>
    <w:rsid w:val="00DA2C20"/>
    <w:rsid w:val="00DA303E"/>
    <w:rsid w:val="00DA3B84"/>
    <w:rsid w:val="00DA7C83"/>
    <w:rsid w:val="00DB0019"/>
    <w:rsid w:val="00DB00E3"/>
    <w:rsid w:val="00DB48E5"/>
    <w:rsid w:val="00DB503C"/>
    <w:rsid w:val="00DB6E55"/>
    <w:rsid w:val="00DC1331"/>
    <w:rsid w:val="00DC213D"/>
    <w:rsid w:val="00DC2695"/>
    <w:rsid w:val="00DC5E84"/>
    <w:rsid w:val="00DC6733"/>
    <w:rsid w:val="00DC702C"/>
    <w:rsid w:val="00DD155F"/>
    <w:rsid w:val="00DD1707"/>
    <w:rsid w:val="00DD1DA4"/>
    <w:rsid w:val="00DD5909"/>
    <w:rsid w:val="00DD79AC"/>
    <w:rsid w:val="00DE03E6"/>
    <w:rsid w:val="00DE0E69"/>
    <w:rsid w:val="00DE3F89"/>
    <w:rsid w:val="00DF08E6"/>
    <w:rsid w:val="00DF1943"/>
    <w:rsid w:val="00DF5156"/>
    <w:rsid w:val="00DF5941"/>
    <w:rsid w:val="00DF6232"/>
    <w:rsid w:val="00DF6608"/>
    <w:rsid w:val="00DF6B11"/>
    <w:rsid w:val="00DF6C1B"/>
    <w:rsid w:val="00DF6E30"/>
    <w:rsid w:val="00E05A26"/>
    <w:rsid w:val="00E06128"/>
    <w:rsid w:val="00E07C03"/>
    <w:rsid w:val="00E07FD0"/>
    <w:rsid w:val="00E12B12"/>
    <w:rsid w:val="00E13AC0"/>
    <w:rsid w:val="00E149C8"/>
    <w:rsid w:val="00E24587"/>
    <w:rsid w:val="00E315D1"/>
    <w:rsid w:val="00E333D8"/>
    <w:rsid w:val="00E35954"/>
    <w:rsid w:val="00E366BD"/>
    <w:rsid w:val="00E36FB1"/>
    <w:rsid w:val="00E37EF2"/>
    <w:rsid w:val="00E43086"/>
    <w:rsid w:val="00E46087"/>
    <w:rsid w:val="00E46B9E"/>
    <w:rsid w:val="00E46F8A"/>
    <w:rsid w:val="00E51352"/>
    <w:rsid w:val="00E51CB4"/>
    <w:rsid w:val="00E5280F"/>
    <w:rsid w:val="00E52FD3"/>
    <w:rsid w:val="00E537D3"/>
    <w:rsid w:val="00E54C01"/>
    <w:rsid w:val="00E5620D"/>
    <w:rsid w:val="00E56849"/>
    <w:rsid w:val="00E568BC"/>
    <w:rsid w:val="00E571CE"/>
    <w:rsid w:val="00E61DDC"/>
    <w:rsid w:val="00E63ADB"/>
    <w:rsid w:val="00E63DF6"/>
    <w:rsid w:val="00E656AD"/>
    <w:rsid w:val="00E67C5C"/>
    <w:rsid w:val="00E70952"/>
    <w:rsid w:val="00E7713D"/>
    <w:rsid w:val="00E77457"/>
    <w:rsid w:val="00E82078"/>
    <w:rsid w:val="00E82BC1"/>
    <w:rsid w:val="00E82FDF"/>
    <w:rsid w:val="00E85CCB"/>
    <w:rsid w:val="00E86BE2"/>
    <w:rsid w:val="00E877EB"/>
    <w:rsid w:val="00E9063A"/>
    <w:rsid w:val="00E92947"/>
    <w:rsid w:val="00E93B5B"/>
    <w:rsid w:val="00E93FF4"/>
    <w:rsid w:val="00EA1EBF"/>
    <w:rsid w:val="00EA2532"/>
    <w:rsid w:val="00EA26BF"/>
    <w:rsid w:val="00EA26E8"/>
    <w:rsid w:val="00EA51BC"/>
    <w:rsid w:val="00EA51C6"/>
    <w:rsid w:val="00EA64A8"/>
    <w:rsid w:val="00EA7463"/>
    <w:rsid w:val="00EB232F"/>
    <w:rsid w:val="00EB26BF"/>
    <w:rsid w:val="00EB34CC"/>
    <w:rsid w:val="00EB3957"/>
    <w:rsid w:val="00EB3ED9"/>
    <w:rsid w:val="00EB51B8"/>
    <w:rsid w:val="00EB568F"/>
    <w:rsid w:val="00EB647B"/>
    <w:rsid w:val="00EB67BC"/>
    <w:rsid w:val="00EB738D"/>
    <w:rsid w:val="00EC08B6"/>
    <w:rsid w:val="00EC2C8F"/>
    <w:rsid w:val="00EC3567"/>
    <w:rsid w:val="00EC5CE9"/>
    <w:rsid w:val="00ED1870"/>
    <w:rsid w:val="00ED2A8D"/>
    <w:rsid w:val="00ED6F1A"/>
    <w:rsid w:val="00EE2A83"/>
    <w:rsid w:val="00EE397F"/>
    <w:rsid w:val="00EE50DD"/>
    <w:rsid w:val="00EE5E01"/>
    <w:rsid w:val="00EE6A90"/>
    <w:rsid w:val="00EE7A66"/>
    <w:rsid w:val="00EF1566"/>
    <w:rsid w:val="00EF1908"/>
    <w:rsid w:val="00EF285D"/>
    <w:rsid w:val="00EF378D"/>
    <w:rsid w:val="00EF3E08"/>
    <w:rsid w:val="00EF4948"/>
    <w:rsid w:val="00EF6DA4"/>
    <w:rsid w:val="00EF6F21"/>
    <w:rsid w:val="00EF78F1"/>
    <w:rsid w:val="00EF7AA4"/>
    <w:rsid w:val="00F02BA7"/>
    <w:rsid w:val="00F031DC"/>
    <w:rsid w:val="00F03A28"/>
    <w:rsid w:val="00F04B30"/>
    <w:rsid w:val="00F04B4C"/>
    <w:rsid w:val="00F04B67"/>
    <w:rsid w:val="00F076C2"/>
    <w:rsid w:val="00F07DF5"/>
    <w:rsid w:val="00F10DCA"/>
    <w:rsid w:val="00F143F5"/>
    <w:rsid w:val="00F16071"/>
    <w:rsid w:val="00F16101"/>
    <w:rsid w:val="00F174BF"/>
    <w:rsid w:val="00F20F3C"/>
    <w:rsid w:val="00F2763B"/>
    <w:rsid w:val="00F30C5D"/>
    <w:rsid w:val="00F3126C"/>
    <w:rsid w:val="00F31CF6"/>
    <w:rsid w:val="00F33BC8"/>
    <w:rsid w:val="00F411AD"/>
    <w:rsid w:val="00F41872"/>
    <w:rsid w:val="00F44304"/>
    <w:rsid w:val="00F5034E"/>
    <w:rsid w:val="00F513E6"/>
    <w:rsid w:val="00F533D8"/>
    <w:rsid w:val="00F567AA"/>
    <w:rsid w:val="00F5767D"/>
    <w:rsid w:val="00F62946"/>
    <w:rsid w:val="00F62F1D"/>
    <w:rsid w:val="00F7159B"/>
    <w:rsid w:val="00F7182F"/>
    <w:rsid w:val="00F7496E"/>
    <w:rsid w:val="00F75AA7"/>
    <w:rsid w:val="00F762DC"/>
    <w:rsid w:val="00F82DB1"/>
    <w:rsid w:val="00F83EBD"/>
    <w:rsid w:val="00F90145"/>
    <w:rsid w:val="00F90776"/>
    <w:rsid w:val="00F92EE3"/>
    <w:rsid w:val="00F94711"/>
    <w:rsid w:val="00F94714"/>
    <w:rsid w:val="00F96672"/>
    <w:rsid w:val="00FA32E5"/>
    <w:rsid w:val="00FA468A"/>
    <w:rsid w:val="00FA49AC"/>
    <w:rsid w:val="00FA5199"/>
    <w:rsid w:val="00FB049B"/>
    <w:rsid w:val="00FB104F"/>
    <w:rsid w:val="00FB31A6"/>
    <w:rsid w:val="00FB4126"/>
    <w:rsid w:val="00FB5449"/>
    <w:rsid w:val="00FB54BC"/>
    <w:rsid w:val="00FB5721"/>
    <w:rsid w:val="00FB5C8F"/>
    <w:rsid w:val="00FB6A88"/>
    <w:rsid w:val="00FB75BA"/>
    <w:rsid w:val="00FC0958"/>
    <w:rsid w:val="00FC34DC"/>
    <w:rsid w:val="00FC402B"/>
    <w:rsid w:val="00FC43CF"/>
    <w:rsid w:val="00FC5D47"/>
    <w:rsid w:val="00FC6916"/>
    <w:rsid w:val="00FD27E1"/>
    <w:rsid w:val="00FD5203"/>
    <w:rsid w:val="00FE0B12"/>
    <w:rsid w:val="00FE3448"/>
    <w:rsid w:val="00FE3940"/>
    <w:rsid w:val="00FE501C"/>
    <w:rsid w:val="00FE5910"/>
    <w:rsid w:val="00FE7849"/>
    <w:rsid w:val="00FE7988"/>
    <w:rsid w:val="00FF0652"/>
    <w:rsid w:val="00FF0685"/>
    <w:rsid w:val="00FF2AEC"/>
    <w:rsid w:val="00FF59DD"/>
    <w:rsid w:val="0BF027CF"/>
    <w:rsid w:val="0CE04884"/>
    <w:rsid w:val="193B23CF"/>
    <w:rsid w:val="261D5671"/>
    <w:rsid w:val="3E390124"/>
    <w:rsid w:val="50EB3F82"/>
    <w:rsid w:val="51AF2B05"/>
    <w:rsid w:val="5A134FAF"/>
    <w:rsid w:val="67946CFF"/>
    <w:rsid w:val="69CA53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3"/>
    <w:link w:val="32"/>
    <w:autoRedefine/>
    <w:qFormat/>
    <w:uiPriority w:val="0"/>
    <w:pPr>
      <w:widowControl/>
      <w:numPr>
        <w:ilvl w:val="1"/>
        <w:numId w:val="1"/>
      </w:numPr>
      <w:adjustRightInd w:val="0"/>
      <w:spacing w:before="100" w:beforeLines="100" w:line="360" w:lineRule="auto"/>
      <w:jc w:val="left"/>
      <w:textAlignment w:val="center"/>
      <w:outlineLvl w:val="0"/>
    </w:pPr>
    <w:rPr>
      <w:rFonts w:ascii="Times New Roman" w:hAnsi="Times New Roman" w:eastAsia="黑体" w:cstheme="majorBidi"/>
      <w:color w:val="000000" w:themeColor="text1"/>
      <w:kern w:val="44"/>
      <w:sz w:val="28"/>
      <w:szCs w:val="36"/>
      <w14:textFill>
        <w14:solidFill>
          <w14:schemeClr w14:val="tx1"/>
        </w14:solidFill>
      </w14:textFill>
    </w:rPr>
  </w:style>
  <w:style w:type="paragraph" w:styleId="4">
    <w:name w:val="heading 2"/>
    <w:basedOn w:val="1"/>
    <w:next w:val="3"/>
    <w:link w:val="33"/>
    <w:unhideWhenUsed/>
    <w:qFormat/>
    <w:uiPriority w:val="0"/>
    <w:pPr>
      <w:numPr>
        <w:ilvl w:val="2"/>
        <w:numId w:val="1"/>
      </w:numPr>
      <w:adjustRightInd w:val="0"/>
      <w:snapToGrid w:val="0"/>
      <w:spacing w:before="120" w:line="560" w:lineRule="exact"/>
      <w:textAlignment w:val="center"/>
      <w:outlineLvl w:val="1"/>
    </w:pPr>
    <w:rPr>
      <w:rFonts w:ascii="Times New Roman" w:hAnsi="Times New Roman" w:eastAsia="黑体" w:cstheme="majorBidi"/>
      <w:bCs/>
      <w:sz w:val="28"/>
      <w:szCs w:val="32"/>
    </w:rPr>
  </w:style>
  <w:style w:type="paragraph" w:styleId="5">
    <w:name w:val="heading 3"/>
    <w:basedOn w:val="1"/>
    <w:next w:val="3"/>
    <w:link w:val="34"/>
    <w:autoRedefine/>
    <w:unhideWhenUsed/>
    <w:qFormat/>
    <w:uiPriority w:val="0"/>
    <w:pPr>
      <w:numPr>
        <w:ilvl w:val="3"/>
        <w:numId w:val="1"/>
      </w:numPr>
      <w:adjustRightInd w:val="0"/>
      <w:snapToGrid w:val="0"/>
      <w:spacing w:line="560" w:lineRule="exact"/>
      <w:jc w:val="left"/>
      <w:textAlignment w:val="center"/>
      <w:outlineLvl w:val="2"/>
    </w:pPr>
    <w:rPr>
      <w:rFonts w:ascii="Times New Roman" w:hAnsi="Times New Roman" w:eastAsia="宋体"/>
      <w:b/>
      <w:bCs/>
      <w:sz w:val="24"/>
      <w:szCs w:val="32"/>
    </w:rPr>
  </w:style>
  <w:style w:type="paragraph" w:styleId="6">
    <w:name w:val="heading 4"/>
    <w:basedOn w:val="3"/>
    <w:next w:val="3"/>
    <w:link w:val="35"/>
    <w:unhideWhenUsed/>
    <w:qFormat/>
    <w:uiPriority w:val="9"/>
    <w:pPr>
      <w:numPr>
        <w:ilvl w:val="4"/>
        <w:numId w:val="1"/>
      </w:numPr>
      <w:spacing w:line="500" w:lineRule="exact"/>
      <w:ind w:firstLineChars="0"/>
      <w:outlineLvl w:val="3"/>
    </w:pPr>
    <w:rPr>
      <w:b/>
    </w:rPr>
  </w:style>
  <w:style w:type="paragraph" w:styleId="7">
    <w:name w:val="heading 5"/>
    <w:basedOn w:val="3"/>
    <w:next w:val="3"/>
    <w:link w:val="36"/>
    <w:unhideWhenUsed/>
    <w:qFormat/>
    <w:uiPriority w:val="9"/>
    <w:pPr>
      <w:numPr>
        <w:ilvl w:val="5"/>
        <w:numId w:val="1"/>
      </w:numPr>
      <w:ind w:firstLineChars="0"/>
      <w:outlineLvl w:val="4"/>
    </w:pPr>
    <w:rPr>
      <w:b/>
    </w:rPr>
  </w:style>
  <w:style w:type="paragraph" w:styleId="8">
    <w:name w:val="heading 6"/>
    <w:basedOn w:val="1"/>
    <w:next w:val="3"/>
    <w:link w:val="37"/>
    <w:unhideWhenUsed/>
    <w:qFormat/>
    <w:uiPriority w:val="9"/>
    <w:pPr>
      <w:numPr>
        <w:ilvl w:val="0"/>
        <w:numId w:val="2"/>
      </w:numPr>
      <w:spacing w:line="480" w:lineRule="exact"/>
      <w:outlineLvl w:val="5"/>
    </w:pPr>
    <w:rPr>
      <w:rFonts w:eastAsia="宋体" w:cstheme="majorBidi"/>
      <w:b/>
      <w:bCs/>
      <w:color w:val="C00000"/>
      <w:sz w:val="24"/>
    </w:rPr>
  </w:style>
  <w:style w:type="paragraph" w:styleId="9">
    <w:name w:val="heading 7"/>
    <w:basedOn w:val="1"/>
    <w:next w:val="1"/>
    <w:link w:val="3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4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customStyle="1" w:styleId="3">
    <w:name w:val="正文主体"/>
    <w:basedOn w:val="1"/>
    <w:link w:val="67"/>
    <w:qFormat/>
    <w:uiPriority w:val="0"/>
    <w:pPr>
      <w:adjustRightInd w:val="0"/>
      <w:snapToGrid w:val="0"/>
      <w:spacing w:line="480" w:lineRule="exact"/>
      <w:ind w:firstLine="200" w:firstLineChars="200"/>
      <w:textAlignment w:val="center"/>
    </w:pPr>
    <w:rPr>
      <w:rFonts w:ascii="Times New Roman" w:hAnsi="Times New Roman" w:eastAsia="宋体"/>
      <w:sz w:val="24"/>
      <w:szCs w:val="24"/>
    </w:rPr>
  </w:style>
  <w:style w:type="paragraph" w:styleId="12">
    <w:name w:val="annotation text"/>
    <w:basedOn w:val="1"/>
    <w:link w:val="74"/>
    <w:unhideWhenUsed/>
    <w:qFormat/>
    <w:uiPriority w:val="99"/>
    <w:pPr>
      <w:jc w:val="left"/>
    </w:pPr>
  </w:style>
  <w:style w:type="paragraph" w:styleId="13">
    <w:name w:val="Body Text"/>
    <w:basedOn w:val="1"/>
    <w:link w:val="78"/>
    <w:semiHidden/>
    <w:unhideWhenUsed/>
    <w:uiPriority w:val="99"/>
    <w:pPr>
      <w:spacing w:after="120"/>
    </w:pPr>
  </w:style>
  <w:style w:type="paragraph" w:styleId="14">
    <w:name w:val="toc 3"/>
    <w:basedOn w:val="1"/>
    <w:next w:val="1"/>
    <w:autoRedefine/>
    <w:unhideWhenUsed/>
    <w:qFormat/>
    <w:uiPriority w:val="39"/>
    <w:pPr>
      <w:tabs>
        <w:tab w:val="right" w:leader="dot" w:pos="8988"/>
      </w:tabs>
      <w:ind w:left="350" w:leftChars="200" w:hanging="150" w:hangingChars="150"/>
    </w:pPr>
    <w:rPr>
      <w:rFonts w:ascii="Times New Roman" w:hAnsi="Times New Roman" w:eastAsia="楷体"/>
      <w:sz w:val="24"/>
    </w:rPr>
  </w:style>
  <w:style w:type="paragraph" w:styleId="15">
    <w:name w:val="Balloon Text"/>
    <w:basedOn w:val="1"/>
    <w:link w:val="81"/>
    <w:semiHidden/>
    <w:unhideWhenUsed/>
    <w:qFormat/>
    <w:uiPriority w:val="99"/>
    <w:rPr>
      <w:sz w:val="18"/>
      <w:szCs w:val="18"/>
    </w:rPr>
  </w:style>
  <w:style w:type="paragraph" w:styleId="16">
    <w:name w:val="footer"/>
    <w:basedOn w:val="1"/>
    <w:link w:val="50"/>
    <w:qFormat/>
    <w:uiPriority w:val="99"/>
    <w:pPr>
      <w:tabs>
        <w:tab w:val="center" w:pos="4153"/>
        <w:tab w:val="right" w:pos="8306"/>
      </w:tabs>
      <w:snapToGrid w:val="0"/>
      <w:jc w:val="left"/>
    </w:pPr>
    <w:rPr>
      <w:sz w:val="18"/>
      <w:szCs w:val="18"/>
    </w:rPr>
  </w:style>
  <w:style w:type="paragraph" w:styleId="17">
    <w:name w:val="header"/>
    <w:basedOn w:val="1"/>
    <w:link w:val="5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pPr>
      <w:tabs>
        <w:tab w:val="left" w:pos="1320"/>
        <w:tab w:val="right" w:leader="dot" w:pos="8987"/>
      </w:tabs>
      <w:adjustRightInd w:val="0"/>
      <w:snapToGrid w:val="0"/>
      <w:spacing w:before="120" w:after="120"/>
      <w:textAlignment w:val="center"/>
    </w:pPr>
    <w:rPr>
      <w:rFonts w:ascii="Times New Roman" w:hAnsi="Times New Roman" w:eastAsia="宋体"/>
      <w:b/>
      <w:sz w:val="24"/>
    </w:rPr>
  </w:style>
  <w:style w:type="paragraph" w:styleId="19">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footnote text"/>
    <w:basedOn w:val="1"/>
    <w:link w:val="51"/>
    <w:qFormat/>
    <w:uiPriority w:val="0"/>
    <w:pPr>
      <w:snapToGrid w:val="0"/>
      <w:jc w:val="left"/>
    </w:pPr>
    <w:rPr>
      <w:sz w:val="18"/>
      <w:szCs w:val="18"/>
    </w:rPr>
  </w:style>
  <w:style w:type="paragraph" w:styleId="21">
    <w:name w:val="toc 2"/>
    <w:basedOn w:val="1"/>
    <w:next w:val="1"/>
    <w:unhideWhenUsed/>
    <w:qFormat/>
    <w:uiPriority w:val="39"/>
    <w:pPr>
      <w:tabs>
        <w:tab w:val="right" w:leader="dot" w:pos="9015"/>
      </w:tabs>
      <w:adjustRightInd w:val="0"/>
      <w:snapToGrid w:val="0"/>
      <w:spacing w:line="380" w:lineRule="exact"/>
      <w:textAlignment w:val="center"/>
    </w:pPr>
    <w:rPr>
      <w:rFonts w:ascii="Times New Roman" w:hAnsi="Times New Roman" w:eastAsia="宋体" w:cs="Times New Roman"/>
      <w:sz w:val="24"/>
    </w:rPr>
  </w:style>
  <w:style w:type="paragraph" w:styleId="22">
    <w:name w:val="Normal (Web)"/>
    <w:basedOn w:val="1"/>
    <w:unhideWhenUsed/>
    <w:qFormat/>
    <w:uiPriority w:val="0"/>
    <w:rPr>
      <w:sz w:val="24"/>
    </w:rPr>
  </w:style>
  <w:style w:type="paragraph" w:styleId="23">
    <w:name w:val="Title"/>
    <w:basedOn w:val="1"/>
    <w:next w:val="1"/>
    <w:link w:val="4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4">
    <w:name w:val="annotation subject"/>
    <w:basedOn w:val="12"/>
    <w:next w:val="12"/>
    <w:link w:val="75"/>
    <w:semiHidden/>
    <w:unhideWhenUsed/>
    <w:uiPriority w:val="99"/>
    <w:rPr>
      <w:b/>
      <w:bCs/>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Table Simple 1"/>
    <w:basedOn w:val="25"/>
    <w:semiHidden/>
    <w:unhideWhenUsed/>
    <w:qFormat/>
    <w:uiPriority w:val="99"/>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29">
    <w:name w:val="Strong"/>
    <w:basedOn w:val="28"/>
    <w:qFormat/>
    <w:uiPriority w:val="22"/>
    <w:rPr>
      <w:b/>
    </w:rPr>
  </w:style>
  <w:style w:type="character" w:styleId="30">
    <w:name w:val="Hyperlink"/>
    <w:basedOn w:val="28"/>
    <w:unhideWhenUsed/>
    <w:qFormat/>
    <w:uiPriority w:val="99"/>
    <w:rPr>
      <w:color w:val="467886"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1 字符"/>
    <w:basedOn w:val="28"/>
    <w:link w:val="2"/>
    <w:qFormat/>
    <w:uiPriority w:val="0"/>
    <w:rPr>
      <w:rFonts w:ascii="Times New Roman" w:hAnsi="Times New Roman" w:eastAsia="黑体" w:cstheme="majorBidi"/>
      <w:color w:val="000000" w:themeColor="text1"/>
      <w:kern w:val="44"/>
      <w:sz w:val="28"/>
      <w:szCs w:val="36"/>
      <w14:textFill>
        <w14:solidFill>
          <w14:schemeClr w14:val="tx1"/>
        </w14:solidFill>
      </w14:textFill>
    </w:rPr>
  </w:style>
  <w:style w:type="character" w:customStyle="1" w:styleId="33">
    <w:name w:val="标题 2 字符"/>
    <w:basedOn w:val="28"/>
    <w:link w:val="4"/>
    <w:qFormat/>
    <w:uiPriority w:val="0"/>
    <w:rPr>
      <w:rFonts w:ascii="Times New Roman" w:hAnsi="Times New Roman" w:eastAsia="黑体" w:cstheme="majorBidi"/>
      <w:bCs/>
      <w:sz w:val="28"/>
      <w:szCs w:val="32"/>
    </w:rPr>
  </w:style>
  <w:style w:type="character" w:customStyle="1" w:styleId="34">
    <w:name w:val="标题 3 字符"/>
    <w:basedOn w:val="28"/>
    <w:link w:val="5"/>
    <w:qFormat/>
    <w:uiPriority w:val="0"/>
    <w:rPr>
      <w:rFonts w:ascii="Times New Roman" w:hAnsi="Times New Roman" w:eastAsia="宋体"/>
      <w:b/>
      <w:bCs/>
      <w:sz w:val="24"/>
      <w:szCs w:val="32"/>
    </w:rPr>
  </w:style>
  <w:style w:type="character" w:customStyle="1" w:styleId="35">
    <w:name w:val="标题 4 字符"/>
    <w:basedOn w:val="28"/>
    <w:link w:val="6"/>
    <w:qFormat/>
    <w:uiPriority w:val="9"/>
    <w:rPr>
      <w:rFonts w:ascii="Times New Roman" w:hAnsi="Times New Roman" w:eastAsia="宋体"/>
      <w:b/>
      <w:sz w:val="24"/>
      <w:szCs w:val="24"/>
    </w:rPr>
  </w:style>
  <w:style w:type="character" w:customStyle="1" w:styleId="36">
    <w:name w:val="标题 5 字符"/>
    <w:basedOn w:val="28"/>
    <w:link w:val="7"/>
    <w:qFormat/>
    <w:uiPriority w:val="9"/>
    <w:rPr>
      <w:rFonts w:ascii="Times New Roman" w:hAnsi="Times New Roman" w:eastAsia="宋体"/>
      <w:b/>
      <w:sz w:val="24"/>
      <w:szCs w:val="24"/>
    </w:rPr>
  </w:style>
  <w:style w:type="character" w:customStyle="1" w:styleId="37">
    <w:name w:val="标题 6 字符"/>
    <w:basedOn w:val="28"/>
    <w:link w:val="8"/>
    <w:qFormat/>
    <w:uiPriority w:val="9"/>
    <w:rPr>
      <w:rFonts w:eastAsia="宋体" w:cstheme="majorBidi"/>
      <w:b/>
      <w:bCs/>
      <w:color w:val="C00000"/>
      <w:sz w:val="24"/>
    </w:rPr>
  </w:style>
  <w:style w:type="character" w:customStyle="1" w:styleId="38">
    <w:name w:val="标题 7 字符"/>
    <w:basedOn w:val="28"/>
    <w:link w:val="9"/>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9">
    <w:name w:val="标题 8 字符"/>
    <w:basedOn w:val="28"/>
    <w:link w:val="10"/>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0">
    <w:name w:val="标题 9 字符"/>
    <w:basedOn w:val="28"/>
    <w:link w:val="11"/>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字符"/>
    <w:basedOn w:val="28"/>
    <w:link w:val="23"/>
    <w:qFormat/>
    <w:uiPriority w:val="10"/>
    <w:rPr>
      <w:rFonts w:asciiTheme="majorHAnsi" w:hAnsiTheme="majorHAnsi" w:eastAsiaTheme="majorEastAsia" w:cstheme="majorBidi"/>
      <w:spacing w:val="-10"/>
      <w:kern w:val="28"/>
      <w:sz w:val="56"/>
      <w:szCs w:val="56"/>
    </w:rPr>
  </w:style>
  <w:style w:type="character" w:customStyle="1" w:styleId="42">
    <w:name w:val="副标题 字符"/>
    <w:basedOn w:val="28"/>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8"/>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明显强调1"/>
    <w:basedOn w:val="28"/>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8"/>
    <w:link w:val="47"/>
    <w:qFormat/>
    <w:uiPriority w:val="30"/>
    <w:rPr>
      <w:i/>
      <w:iCs/>
      <w:color w:val="104862" w:themeColor="accent1" w:themeShade="BF"/>
    </w:rPr>
  </w:style>
  <w:style w:type="character" w:customStyle="1" w:styleId="49">
    <w:name w:val="明显参考1"/>
    <w:basedOn w:val="28"/>
    <w:qFormat/>
    <w:uiPriority w:val="32"/>
    <w:rPr>
      <w:b/>
      <w:bCs/>
      <w:smallCaps/>
      <w:color w:val="104862" w:themeColor="accent1" w:themeShade="BF"/>
      <w:spacing w:val="5"/>
    </w:rPr>
  </w:style>
  <w:style w:type="character" w:customStyle="1" w:styleId="50">
    <w:name w:val="页脚 字符"/>
    <w:basedOn w:val="28"/>
    <w:link w:val="16"/>
    <w:qFormat/>
    <w:uiPriority w:val="99"/>
    <w:rPr>
      <w:rFonts w:ascii="Calibri" w:hAnsi="Calibri" w:eastAsia="宋体" w:cs="Times New Roman"/>
      <w:sz w:val="18"/>
      <w:szCs w:val="18"/>
      <w14:ligatures w14:val="none"/>
    </w:rPr>
  </w:style>
  <w:style w:type="character" w:customStyle="1" w:styleId="51">
    <w:name w:val="脚注文本 字符"/>
    <w:basedOn w:val="28"/>
    <w:link w:val="20"/>
    <w:qFormat/>
    <w:uiPriority w:val="0"/>
    <w:rPr>
      <w:rFonts w:ascii="Calibri" w:hAnsi="Calibri" w:eastAsia="宋体" w:cs="Times New Roman"/>
      <w:sz w:val="18"/>
      <w:szCs w:val="18"/>
      <w14:ligatures w14:val="none"/>
    </w:rPr>
  </w:style>
  <w:style w:type="character" w:customStyle="1" w:styleId="52">
    <w:name w:val="页眉 字符"/>
    <w:basedOn w:val="28"/>
    <w:link w:val="17"/>
    <w:qFormat/>
    <w:uiPriority w:val="99"/>
    <w:rPr>
      <w:rFonts w:ascii="Calibri" w:hAnsi="Calibri" w:eastAsia="宋体" w:cs="Times New Roman"/>
      <w:sz w:val="18"/>
      <w:szCs w:val="18"/>
      <w14:ligatures w14:val="none"/>
    </w:rPr>
  </w:style>
  <w:style w:type="paragraph" w:customStyle="1" w:styleId="53">
    <w:name w:val="标题 1 特殊中文"/>
    <w:basedOn w:val="2"/>
    <w:qFormat/>
    <w:uiPriority w:val="0"/>
    <w:pPr>
      <w:pageBreakBefore/>
      <w:numPr>
        <w:ilvl w:val="0"/>
      </w:numPr>
      <w:jc w:val="center"/>
    </w:pPr>
    <w:rPr>
      <w:rFonts w:eastAsia="宋体" w:cs="Times New Roman"/>
      <w:b/>
      <w:sz w:val="36"/>
      <w:szCs w:val="44"/>
    </w:rPr>
  </w:style>
  <w:style w:type="paragraph" w:customStyle="1" w:styleId="54">
    <w:name w:val="标题 1，英文"/>
    <w:basedOn w:val="2"/>
    <w:next w:val="1"/>
    <w:qFormat/>
    <w:uiPriority w:val="0"/>
    <w:pPr>
      <w:numPr>
        <w:ilvl w:val="0"/>
        <w:numId w:val="0"/>
      </w:numPr>
      <w:adjustRightInd/>
      <w:spacing w:before="0" w:after="120"/>
      <w:jc w:val="both"/>
    </w:pPr>
    <w:rPr>
      <w:rFonts w:cs="Times New Roman"/>
      <w:bCs/>
    </w:rPr>
  </w:style>
  <w:style w:type="paragraph" w:customStyle="1" w:styleId="55">
    <w:name w:val="表名"/>
    <w:basedOn w:val="1"/>
    <w:next w:val="1"/>
    <w:qFormat/>
    <w:uiPriority w:val="0"/>
    <w:pPr>
      <w:numPr>
        <w:ilvl w:val="8"/>
        <w:numId w:val="1"/>
      </w:numPr>
      <w:adjustRightInd w:val="0"/>
      <w:jc w:val="center"/>
      <w:textAlignment w:val="center"/>
    </w:pPr>
    <w:rPr>
      <w:rFonts w:ascii="Times New Roman" w:hAnsi="Times New Roman" w:eastAsia="仿宋"/>
      <w:b/>
      <w:sz w:val="24"/>
    </w:rPr>
  </w:style>
  <w:style w:type="paragraph" w:customStyle="1" w:styleId="56">
    <w:name w:val="表名 中文"/>
    <w:basedOn w:val="1"/>
    <w:next w:val="1"/>
    <w:qFormat/>
    <w:uiPriority w:val="0"/>
    <w:pPr>
      <w:keepNext/>
      <w:jc w:val="center"/>
    </w:pPr>
    <w:rPr>
      <w:rFonts w:ascii="Times New Roman" w:hAnsi="Times New Roman" w:eastAsia="宋体"/>
    </w:rPr>
  </w:style>
  <w:style w:type="paragraph" w:customStyle="1" w:styleId="57">
    <w:name w:val="表内容"/>
    <w:basedOn w:val="1"/>
    <w:link w:val="58"/>
    <w:qFormat/>
    <w:uiPriority w:val="0"/>
    <w:pPr>
      <w:adjustRightInd w:val="0"/>
      <w:snapToGrid w:val="0"/>
      <w:spacing w:before="15" w:beforeLines="15" w:after="15" w:afterLines="15"/>
      <w:jc w:val="center"/>
      <w:textAlignment w:val="center"/>
    </w:pPr>
    <w:rPr>
      <w:rFonts w:ascii="Times New Roman" w:hAnsi="Times New Roman" w:eastAsia="宋体"/>
      <w:szCs w:val="24"/>
    </w:rPr>
  </w:style>
  <w:style w:type="character" w:customStyle="1" w:styleId="58">
    <w:name w:val="表内容 字符"/>
    <w:link w:val="57"/>
    <w:qFormat/>
    <w:uiPriority w:val="0"/>
    <w:rPr>
      <w:rFonts w:ascii="Times New Roman" w:hAnsi="Times New Roman" w:eastAsia="宋体"/>
      <w:szCs w:val="24"/>
    </w:rPr>
  </w:style>
  <w:style w:type="paragraph" w:customStyle="1" w:styleId="59">
    <w:name w:val="公式"/>
    <w:basedOn w:val="1"/>
    <w:link w:val="60"/>
    <w:qFormat/>
    <w:uiPriority w:val="0"/>
    <w:pPr>
      <w:tabs>
        <w:tab w:val="center" w:pos="4200"/>
        <w:tab w:val="right" w:pos="8312"/>
      </w:tabs>
      <w:adjustRightInd w:val="0"/>
      <w:snapToGrid w:val="0"/>
      <w:spacing w:before="25" w:beforeLines="25" w:after="25" w:afterLines="25"/>
      <w:jc w:val="left"/>
      <w:textAlignment w:val="center"/>
    </w:pPr>
    <w:rPr>
      <w:rFonts w:ascii="Times New Roman" w:hAnsi="Times New Roman" w:eastAsia="宋体"/>
      <w:sz w:val="24"/>
    </w:rPr>
  </w:style>
  <w:style w:type="character" w:customStyle="1" w:styleId="60">
    <w:name w:val="公式 字符"/>
    <w:link w:val="59"/>
    <w:qFormat/>
    <w:locked/>
    <w:uiPriority w:val="0"/>
    <w:rPr>
      <w:rFonts w:ascii="Times New Roman" w:hAnsi="Times New Roman" w:eastAsia="宋体"/>
      <w:sz w:val="24"/>
    </w:rPr>
  </w:style>
  <w:style w:type="paragraph" w:customStyle="1" w:styleId="61">
    <w:name w:val="式中变量说明"/>
    <w:basedOn w:val="1"/>
    <w:qFormat/>
    <w:uiPriority w:val="0"/>
    <w:pPr>
      <w:adjustRightInd w:val="0"/>
      <w:snapToGrid w:val="0"/>
      <w:spacing w:line="400" w:lineRule="exact"/>
      <w:ind w:left="1050" w:leftChars="500" w:firstLine="139" w:firstLineChars="58"/>
      <w:textAlignment w:val="center"/>
    </w:pPr>
    <w:rPr>
      <w:rFonts w:ascii="Times New Roman" w:hAnsi="Times New Roman" w:eastAsia="宋体"/>
      <w:sz w:val="24"/>
    </w:rPr>
  </w:style>
  <w:style w:type="paragraph" w:customStyle="1" w:styleId="62">
    <w:name w:val="图名"/>
    <w:basedOn w:val="1"/>
    <w:next w:val="1"/>
    <w:link w:val="63"/>
    <w:qFormat/>
    <w:uiPriority w:val="0"/>
    <w:pPr>
      <w:numPr>
        <w:ilvl w:val="7"/>
        <w:numId w:val="1"/>
      </w:numPr>
      <w:jc w:val="center"/>
      <w:textAlignment w:val="center"/>
    </w:pPr>
    <w:rPr>
      <w:rFonts w:ascii="Times New Roman" w:hAnsi="Times New Roman" w:eastAsia="仿宋"/>
      <w:sz w:val="24"/>
    </w:rPr>
  </w:style>
  <w:style w:type="character" w:customStyle="1" w:styleId="63">
    <w:name w:val="图名 字符"/>
    <w:basedOn w:val="28"/>
    <w:link w:val="62"/>
    <w:qFormat/>
    <w:uiPriority w:val="0"/>
    <w:rPr>
      <w:rFonts w:ascii="Times New Roman" w:hAnsi="Times New Roman" w:eastAsia="仿宋"/>
      <w:sz w:val="24"/>
    </w:rPr>
  </w:style>
  <w:style w:type="paragraph" w:customStyle="1" w:styleId="64">
    <w:name w:val="图名 英文"/>
    <w:basedOn w:val="62"/>
    <w:next w:val="3"/>
    <w:qFormat/>
    <w:uiPriority w:val="0"/>
    <w:pPr>
      <w:numPr>
        <w:ilvl w:val="0"/>
        <w:numId w:val="0"/>
      </w:numPr>
    </w:pPr>
  </w:style>
  <w:style w:type="paragraph" w:customStyle="1" w:styleId="65">
    <w:name w:val="图位"/>
    <w:basedOn w:val="1"/>
    <w:next w:val="62"/>
    <w:qFormat/>
    <w:uiPriority w:val="0"/>
    <w:pPr>
      <w:adjustRightInd w:val="0"/>
      <w:snapToGrid w:val="0"/>
      <w:jc w:val="center"/>
    </w:pPr>
    <w:rPr>
      <w:rFonts w:ascii="Times New Roman" w:hAnsi="Times New Roman" w:eastAsia="宋体"/>
      <w:kern w:val="0"/>
    </w:rPr>
  </w:style>
  <w:style w:type="paragraph" w:customStyle="1" w:styleId="66">
    <w:name w:val="图中分图名"/>
    <w:basedOn w:val="62"/>
    <w:qFormat/>
    <w:uiPriority w:val="0"/>
    <w:pPr>
      <w:numPr>
        <w:ilvl w:val="0"/>
        <w:numId w:val="0"/>
      </w:numPr>
    </w:pPr>
    <w:rPr>
      <w:bCs/>
    </w:rPr>
  </w:style>
  <w:style w:type="character" w:customStyle="1" w:styleId="67">
    <w:name w:val="正文主体 字符"/>
    <w:basedOn w:val="28"/>
    <w:link w:val="3"/>
    <w:qFormat/>
    <w:uiPriority w:val="0"/>
    <w:rPr>
      <w:rFonts w:ascii="Times New Roman" w:hAnsi="Times New Roman" w:eastAsia="宋体"/>
      <w:sz w:val="24"/>
      <w:szCs w:val="24"/>
    </w:rPr>
  </w:style>
  <w:style w:type="character" w:customStyle="1" w:styleId="68">
    <w:name w:val="参考文献上标"/>
    <w:basedOn w:val="67"/>
    <w:qFormat/>
    <w:uiPriority w:val="1"/>
    <w:rPr>
      <w:rFonts w:ascii="Times New Roman" w:hAnsi="Times New Roman" w:eastAsia="宋体"/>
      <w:snapToGrid w:val="0"/>
      <w:sz w:val="24"/>
      <w:szCs w:val="24"/>
      <w:vertAlign w:val="superscript"/>
    </w:rPr>
  </w:style>
  <w:style w:type="paragraph" w:customStyle="1" w:styleId="69">
    <w:name w:val="表名 英文"/>
    <w:basedOn w:val="55"/>
    <w:qFormat/>
    <w:uiPriority w:val="0"/>
    <w:pPr>
      <w:numPr>
        <w:ilvl w:val="0"/>
        <w:numId w:val="0"/>
      </w:numPr>
    </w:pPr>
  </w:style>
  <w:style w:type="paragraph" w:customStyle="1" w:styleId="70">
    <w:name w:val="EndNote Bibliography 小四"/>
    <w:basedOn w:val="3"/>
    <w:qFormat/>
    <w:uiPriority w:val="0"/>
    <w:pPr>
      <w:wordWrap w:val="0"/>
      <w:ind w:left="420" w:hanging="420" w:firstLineChars="0"/>
    </w:pPr>
  </w:style>
  <w:style w:type="paragraph" w:customStyle="1" w:styleId="71">
    <w:name w:val="EndNote Bibliography 五号"/>
    <w:qFormat/>
    <w:uiPriority w:val="0"/>
    <w:pPr>
      <w:spacing w:after="78" w:afterLines="25"/>
      <w:ind w:left="720" w:hanging="720"/>
      <w:jc w:val="both"/>
    </w:pPr>
    <w:rPr>
      <w:rFonts w:ascii="Times New Roman" w:hAnsi="Times New Roman" w:cs="Times New Roman" w:eastAsiaTheme="minorEastAsia"/>
      <w:kern w:val="2"/>
      <w:sz w:val="21"/>
      <w:szCs w:val="21"/>
      <w:lang w:val="en-US" w:eastAsia="zh-CN" w:bidi="ar-SA"/>
    </w:rPr>
  </w:style>
  <w:style w:type="paragraph" w:customStyle="1" w:styleId="72">
    <w:name w:val="正文 说明"/>
    <w:basedOn w:val="3"/>
    <w:qFormat/>
    <w:uiPriority w:val="0"/>
    <w:pPr>
      <w:ind w:firstLine="0" w:firstLineChars="0"/>
    </w:pPr>
    <w:rPr>
      <w:color w:val="4E95D9" w:themeColor="text2" w:themeTint="80"/>
      <w14:textFill>
        <w14:solidFill>
          <w14:schemeClr w14:val="tx2">
            <w14:lumMod w14:val="50000"/>
            <w14:lumOff w14:val="50000"/>
          </w14:schemeClr>
        </w14:solidFill>
      </w14:textFill>
    </w:rPr>
  </w:style>
  <w:style w:type="table" w:customStyle="1" w:styleId="73">
    <w:name w:val="样式2"/>
    <w:basedOn w:val="27"/>
    <w:qFormat/>
    <w:uiPriority w:val="99"/>
    <w:pPr>
      <w:adjustRightInd w:val="0"/>
      <w:snapToGrid w:val="0"/>
      <w:jc w:val="center"/>
      <w:textAlignment w:val="center"/>
    </w:pPr>
    <w:rPr>
      <w:rFonts w:ascii="Times New Roman" w:hAnsi="Times New Roman" w:eastAsia="宋体" w:cs="Times New Roman"/>
    </w:rPr>
    <w:tblPr>
      <w:jc w:val="center"/>
      <w:tblBorders>
        <w:top w:val="single" w:color="auto" w:sz="12" w:space="0"/>
        <w:bottom w:val="single" w:color="auto" w:sz="12" w:space="0"/>
      </w:tblBorders>
      <w:tblCellMar>
        <w:left w:w="57" w:type="dxa"/>
        <w:right w:w="57" w:type="dxa"/>
      </w:tblCellMar>
    </w:tblPr>
    <w:trPr>
      <w:jc w:val="center"/>
    </w:trPr>
    <w:tcPr>
      <w:shd w:val="clear" w:color="auto" w:fill="auto"/>
      <w:vAlign w:val="center"/>
    </w:tcPr>
    <w:tblStylePr w:type="firstRow">
      <w:tcPr>
        <w:tcBorders>
          <w:bottom w:val="single" w:color="auto" w:sz="6" w:space="0"/>
          <w:tl2br w:val="nil"/>
          <w:tr2bl w:val="nil"/>
        </w:tcBorders>
        <w:shd w:val="clear" w:color="auto" w:fill="auto"/>
      </w:tcPr>
    </w:tblStylePr>
    <w:tblStylePr w:type="lastRow">
      <w:pPr>
        <w:wordWrap/>
        <w:adjustRightInd w:val="0"/>
        <w:snapToGrid w:val="0"/>
        <w:spacing w:before="0" w:beforeLines="0" w:beforeAutospacing="0" w:after="0" w:afterLines="0" w:afterAutospacing="0"/>
        <w:ind w:left="0" w:leftChars="0" w:right="0" w:rightChars="0" w:firstLine="0" w:firstLineChars="0"/>
        <w:contextualSpacing w:val="0"/>
        <w:jc w:val="center"/>
      </w:pPr>
      <w:rPr>
        <w:rFonts w:ascii="Times New Roman" w:hAnsi="Times New Roman" w:eastAsia="宋体"/>
      </w:rPr>
      <w:tblPr>
        <w:jc w:val="center"/>
      </w:tblPr>
      <w:trPr>
        <w:cantSplit/>
        <w:jc w:val="center"/>
      </w:trPr>
      <w:tcPr>
        <w:tcBorders>
          <w:top w:val="nil"/>
          <w:tl2br w:val="nil"/>
          <w:tr2bl w:val="nil"/>
        </w:tcBorders>
        <w:vAlign w:val="center"/>
      </w:tcPr>
    </w:tblStylePr>
  </w:style>
  <w:style w:type="character" w:customStyle="1" w:styleId="74">
    <w:name w:val="批注文字 字符"/>
    <w:basedOn w:val="28"/>
    <w:link w:val="12"/>
    <w:qFormat/>
    <w:uiPriority w:val="99"/>
  </w:style>
  <w:style w:type="character" w:customStyle="1" w:styleId="75">
    <w:name w:val="批注主题 字符"/>
    <w:basedOn w:val="74"/>
    <w:link w:val="24"/>
    <w:semiHidden/>
    <w:qFormat/>
    <w:uiPriority w:val="99"/>
    <w:rPr>
      <w:b/>
      <w:bCs/>
    </w:rPr>
  </w:style>
  <w:style w:type="table" w:customStyle="1" w:styleId="76">
    <w:name w:val="样式3"/>
    <w:basedOn w:val="27"/>
    <w:qFormat/>
    <w:uiPriority w:val="99"/>
    <w:pPr>
      <w:adjustRightInd w:val="0"/>
      <w:snapToGrid w:val="0"/>
      <w:jc w:val="center"/>
      <w:textAlignment w:val="center"/>
    </w:pPr>
    <w:rPr>
      <w:rFonts w:ascii="Times New Roman" w:hAnsi="Times New Roman" w:eastAsia="宋体" w:cs="Times New Roman"/>
    </w:rPr>
    <w:tblPr>
      <w:jc w:val="center"/>
      <w:tblBorders>
        <w:top w:val="single" w:color="auto" w:sz="12" w:space="0"/>
        <w:bottom w:val="single" w:color="auto" w:sz="12" w:space="0"/>
        <w:insideH w:val="single" w:color="auto" w:sz="4" w:space="0"/>
      </w:tblBorders>
      <w:tblCellMar>
        <w:left w:w="57" w:type="dxa"/>
        <w:right w:w="57" w:type="dxa"/>
      </w:tblCellMar>
    </w:tblPr>
    <w:trPr>
      <w:jc w:val="center"/>
    </w:trPr>
    <w:tcPr>
      <w:shd w:val="clear" w:color="auto" w:fill="auto"/>
      <w:vAlign w:val="center"/>
    </w:tcPr>
    <w:tblStylePr w:type="firstRow">
      <w:tcPr>
        <w:tcBorders>
          <w:bottom w:val="single" w:color="auto" w:sz="6" w:space="0"/>
          <w:tl2br w:val="nil"/>
          <w:tr2bl w:val="nil"/>
        </w:tcBorders>
        <w:shd w:val="clear" w:color="auto" w:fill="auto"/>
      </w:tcPr>
    </w:tblStylePr>
    <w:tblStylePr w:type="lastRow">
      <w:pPr>
        <w:wordWrap/>
        <w:adjustRightInd w:val="0"/>
        <w:snapToGrid w:val="0"/>
        <w:spacing w:before="0" w:beforeLines="0" w:beforeAutospacing="0" w:after="0" w:afterLines="0" w:afterAutospacing="0"/>
        <w:ind w:left="0" w:leftChars="0" w:right="0" w:rightChars="0" w:firstLine="0" w:firstLineChars="0"/>
        <w:contextualSpacing w:val="0"/>
        <w:jc w:val="center"/>
      </w:pPr>
      <w:rPr>
        <w:rFonts w:ascii="Times New Roman" w:hAnsi="Times New Roman" w:eastAsia="宋体"/>
      </w:rPr>
      <w:tblPr>
        <w:jc w:val="center"/>
      </w:tblPr>
      <w:trPr>
        <w:cantSplit/>
        <w:jc w:val="center"/>
      </w:trPr>
      <w:tcPr>
        <w:tcBorders>
          <w:top w:val="nil"/>
          <w:tl2br w:val="nil"/>
          <w:tr2bl w:val="nil"/>
        </w:tcBorders>
        <w:vAlign w:val="center"/>
      </w:tcPr>
    </w:tblStylePr>
  </w:style>
  <w:style w:type="paragraph" w:customStyle="1" w:styleId="77">
    <w:name w:val="Compact"/>
    <w:basedOn w:val="13"/>
    <w:qFormat/>
    <w:uiPriority w:val="0"/>
    <w:pPr>
      <w:widowControl/>
      <w:spacing w:before="36" w:after="36" w:line="360" w:lineRule="auto"/>
      <w:jc w:val="left"/>
    </w:pPr>
    <w:rPr>
      <w:rFonts w:ascii="Arial" w:hAnsi="Arial" w:eastAsia="宋体" w:cs="Times New Roman (正文 CS 字体)"/>
      <w:kern w:val="0"/>
      <w:sz w:val="24"/>
      <w:szCs w:val="24"/>
      <w:lang w:eastAsia="en-US"/>
    </w:rPr>
  </w:style>
  <w:style w:type="character" w:customStyle="1" w:styleId="78">
    <w:name w:val="正文文本 字符"/>
    <w:basedOn w:val="28"/>
    <w:link w:val="13"/>
    <w:semiHidden/>
    <w:qFormat/>
    <w:uiPriority w:val="99"/>
  </w:style>
  <w:style w:type="paragraph" w:customStyle="1" w:styleId="79">
    <w:name w:val="Revision"/>
    <w:hidden/>
    <w:unhideWhenUsed/>
    <w:qFormat/>
    <w:uiPriority w:val="99"/>
    <w:rPr>
      <w:rFonts w:asciiTheme="minorHAnsi" w:hAnsiTheme="minorHAnsi" w:eastAsiaTheme="minorEastAsia" w:cstheme="minorBidi"/>
      <w:kern w:val="2"/>
      <w:sz w:val="21"/>
      <w:szCs w:val="21"/>
      <w:lang w:val="en-US" w:eastAsia="zh-CN" w:bidi="ar-SA"/>
    </w:rPr>
  </w:style>
  <w:style w:type="paragraph" w:customStyle="1" w:styleId="80">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 w:type="character" w:customStyle="1" w:styleId="81">
    <w:name w:val="批注框文本 字符"/>
    <w:basedOn w:val="28"/>
    <w:link w:val="15"/>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emf"/><Relationship Id="rId14" Type="http://schemas.openxmlformats.org/officeDocument/2006/relationships/image" Target="media/image2.emf"/><Relationship Id="rId13" Type="http://schemas.openxmlformats.org/officeDocument/2006/relationships/image" Target="media/image1.emf"/><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F7D608-E622-4F15-85E5-963AB7579520}">
  <ds:schemaRefs/>
</ds:datastoreItem>
</file>

<file path=docProps/app.xml><?xml version="1.0" encoding="utf-8"?>
<Properties xmlns="http://schemas.openxmlformats.org/officeDocument/2006/extended-properties" xmlns:vt="http://schemas.openxmlformats.org/officeDocument/2006/docPropsVTypes">
  <Template>Normal</Template>
  <Pages>60</Pages>
  <Words>5245</Words>
  <Characters>5598</Characters>
  <Lines>417</Lines>
  <Paragraphs>117</Paragraphs>
  <TotalTime>73</TotalTime>
  <ScaleCrop>false</ScaleCrop>
  <LinksUpToDate>false</LinksUpToDate>
  <CharactersWithSpaces>5713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2026-06-17T01:41:00Z</dcterms:created>
  <dc:creator>wm k</dc:creator>
  <cp:lastModifiedBy>赵帅</cp:lastModifiedBy>
  <cp:lastPrinted>2026-06-15T13:00:00Z</cp:lastPrinted>
  <dcterms:modified xsi:type="dcterms:W3CDTF">2026-06-18T07:29:30Z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eyJoZGlkIjoiMWFlMzVlYzM5MGU2NzdhNTMyZWE4MzdjMTQ1NjkxZmIiLCJ1c2VySWQiOiI1NTUwNzQyNjgifQ==</vt:lpwstr>
  </property>
  <property fmtid="{D5CDD505-2E9C-101B-9397-08002B2CF9AE}" pid="3" name="KSOProductBuildVer">
    <vt:lpwstr>2052-12.1.0.26895</vt:lpwstr>
  </property>
  <property fmtid="{D5CDD505-2E9C-101B-9397-08002B2CF9AE}" pid="4" name="ICV">
    <vt:lpwstr>4D86E78F4EAE487995D574A5BF57BDA1_13</vt:lpwstr>
  </property>
</Properties>
</file>